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hAnsi="Times New Roman" w:cs="Times New Roman"/>
        </w:rPr>
        <w:id w:val="326794676"/>
        <w:docPartObj>
          <w:docPartGallery w:val="Cover Pages"/>
          <w:docPartUnique/>
        </w:docPartObj>
      </w:sdtPr>
      <w:sdtEndPr>
        <w:rPr>
          <w:rFonts w:eastAsia="Arial Unicode MS"/>
          <w:sz w:val="72"/>
          <w:szCs w:val="72"/>
        </w:rPr>
      </w:sdtEndPr>
      <w:sdtContent>
        <w:p w:rsidR="00334165" w:rsidRPr="009955F8" w:rsidRDefault="009931F0">
          <w:pPr>
            <w:rPr>
              <w:rFonts w:ascii="Times New Roman" w:hAnsi="Times New Roman" w:cs="Times New Roman"/>
            </w:rPr>
          </w:pPr>
          <w:r w:rsidRPr="009955F8">
            <w:rPr>
              <w:rFonts w:ascii="Times New Roman" w:hAnsi="Times New Roman" w:cs="Times New Roman"/>
              <w:noProof/>
              <w:sz w:val="72"/>
              <w:szCs w:val="72"/>
              <w:lang w:eastAsia="ru-RU"/>
            </w:rPr>
            <w:drawing>
              <wp:anchor distT="0" distB="0" distL="114300" distR="114300" simplePos="0" relativeHeight="251667456" behindDoc="0" locked="0" layoutInCell="1" allowOverlap="1">
                <wp:simplePos x="0" y="0"/>
                <wp:positionH relativeFrom="margin">
                  <wp:align>right</wp:align>
                </wp:positionH>
                <wp:positionV relativeFrom="margin">
                  <wp:posOffset>-392430</wp:posOffset>
                </wp:positionV>
                <wp:extent cx="1905000" cy="1394460"/>
                <wp:effectExtent l="0" t="0" r="0" b="0"/>
                <wp:wrapSquare wrapText="bothSides"/>
                <wp:docPr id="7" name="Рисунок 7" descr="C:\Users\A.Platko\AppData\Local\Microsoft\Windows\INetCache\Content.Word\lands(r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Platko\AppData\Local\Microsoft\Windows\INetCache\Content.Word\lands(red).pn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36238"/>
                        <a:stretch/>
                      </pic:blipFill>
                      <pic:spPr bwMode="auto">
                        <a:xfrm>
                          <a:off x="0" y="0"/>
                          <a:ext cx="1905000" cy="1394460"/>
                        </a:xfrm>
                        <a:prstGeom prst="rect">
                          <a:avLst/>
                        </a:prstGeom>
                        <a:noFill/>
                        <a:ln>
                          <a:noFill/>
                        </a:ln>
                        <a:extLst>
                          <a:ext uri="{53640926-AAD7-44D8-BBD7-CCE9431645EC}">
                            <a14:shadowObscured xmlns:a14="http://schemas.microsoft.com/office/drawing/2010/main"/>
                          </a:ext>
                        </a:extLst>
                      </pic:spPr>
                    </pic:pic>
                  </a:graphicData>
                </a:graphic>
              </wp:anchor>
            </w:drawing>
          </w:r>
        </w:p>
        <w:p w:rsidR="00334165" w:rsidRPr="009955F8" w:rsidRDefault="00334165" w:rsidP="00334165">
          <w:pPr>
            <w:ind w:left="-1701"/>
            <w:jc w:val="center"/>
            <w:rPr>
              <w:rFonts w:ascii="Times New Roman" w:eastAsia="Arial Unicode MS" w:hAnsi="Times New Roman" w:cs="Times New Roman"/>
              <w:sz w:val="72"/>
              <w:szCs w:val="72"/>
            </w:rPr>
          </w:pPr>
        </w:p>
        <w:p w:rsidR="000E5C11" w:rsidRDefault="000E5C11" w:rsidP="00D2075B">
          <w:pPr>
            <w:spacing w:after="0" w:line="240" w:lineRule="auto"/>
            <w:jc w:val="center"/>
            <w:rPr>
              <w:rFonts w:ascii="Times New Roman" w:eastAsia="Arial Unicode MS" w:hAnsi="Times New Roman" w:cs="Times New Roman"/>
              <w:sz w:val="56"/>
              <w:szCs w:val="56"/>
            </w:rPr>
          </w:pPr>
        </w:p>
        <w:p w:rsidR="00334165" w:rsidRDefault="00D2075B" w:rsidP="00D2075B">
          <w:pPr>
            <w:spacing w:after="0" w:line="240" w:lineRule="auto"/>
            <w:jc w:val="center"/>
            <w:rPr>
              <w:rFonts w:ascii="Times New Roman" w:eastAsia="Arial Unicode MS" w:hAnsi="Times New Roman" w:cs="Times New Roman"/>
              <w:sz w:val="56"/>
              <w:szCs w:val="56"/>
            </w:rPr>
          </w:pPr>
          <w:r w:rsidRPr="009955F8">
            <w:rPr>
              <w:rFonts w:ascii="Times New Roman" w:eastAsia="Arial Unicode MS" w:hAnsi="Times New Roman" w:cs="Times New Roman"/>
              <w:sz w:val="56"/>
              <w:szCs w:val="56"/>
            </w:rPr>
            <w:t>ТЕХНИЧЕСКОЕ ОПИСАНИЕ КОМПЕТЕНЦИИ</w:t>
          </w:r>
        </w:p>
        <w:p w:rsidR="000E5C11" w:rsidRPr="009955F8" w:rsidRDefault="000E5C11" w:rsidP="00D2075B">
          <w:pPr>
            <w:spacing w:after="0" w:line="240" w:lineRule="auto"/>
            <w:jc w:val="center"/>
            <w:rPr>
              <w:rFonts w:ascii="Times New Roman" w:eastAsia="Arial Unicode MS" w:hAnsi="Times New Roman" w:cs="Times New Roman"/>
              <w:sz w:val="56"/>
              <w:szCs w:val="56"/>
            </w:rPr>
          </w:pPr>
        </w:p>
        <w:p w:rsidR="001B4DEE" w:rsidRPr="001B4DEE" w:rsidRDefault="00334165" w:rsidP="001B4DEE">
          <w:pPr>
            <w:tabs>
              <w:tab w:val="left" w:pos="851"/>
            </w:tabs>
            <w:spacing w:after="0"/>
            <w:jc w:val="center"/>
            <w:rPr>
              <w:rFonts w:ascii="Times New Roman" w:eastAsia="Arial Unicode MS" w:hAnsi="Times New Roman" w:cs="Times New Roman"/>
              <w:sz w:val="56"/>
              <w:szCs w:val="56"/>
            </w:rPr>
          </w:pPr>
          <w:r w:rsidRPr="001B4DEE">
            <w:rPr>
              <w:rFonts w:ascii="Times New Roman" w:eastAsia="Arial Unicode MS" w:hAnsi="Times New Roman" w:cs="Times New Roman"/>
              <w:noProof/>
              <w:sz w:val="56"/>
              <w:szCs w:val="56"/>
              <w:lang w:eastAsia="ru-RU"/>
            </w:rPr>
            <w:drawing>
              <wp:anchor distT="0" distB="0" distL="114300" distR="114300" simplePos="0" relativeHeight="251668480" behindDoc="1" locked="0" layoutInCell="1" allowOverlap="1" wp14:anchorId="76C8FA40" wp14:editId="17355DC4">
                <wp:simplePos x="0" y="0"/>
                <wp:positionH relativeFrom="page">
                  <wp:align>left</wp:align>
                </wp:positionH>
                <wp:positionV relativeFrom="margin">
                  <wp:posOffset>3883547</wp:posOffset>
                </wp:positionV>
                <wp:extent cx="7575905" cy="6065822"/>
                <wp:effectExtent l="0" t="0" r="6350" b="0"/>
                <wp:wrapNone/>
                <wp:docPr id="6" name="Рисунок 6" descr="C:\Users\A.Platko\AppData\Local\Microsoft\Windows\INetCache\Content.Word\техописание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Platko\AppData\Local\Microsoft\Windows\INetCache\Content.Word\техописание1.jpg"/>
                        <pic:cNvPicPr>
                          <a:picLocks noChangeAspect="1" noChangeArrowheads="1"/>
                        </pic:cNvPicPr>
                      </pic:nvPicPr>
                      <pic:blipFill>
                        <a:blip r:embed="rId9">
                          <a:extLst>
                            <a:ext uri="{28A0092B-C50C-407E-A947-70E740481C1C}">
                              <a14:useLocalDpi xmlns:a14="http://schemas.microsoft.com/office/drawing/2010/main" val="0"/>
                            </a:ext>
                          </a:extLst>
                        </a:blip>
                        <a:srcRect t="43367"/>
                        <a:stretch>
                          <a:fillRect/>
                        </a:stretch>
                      </pic:blipFill>
                      <pic:spPr bwMode="auto">
                        <a:xfrm>
                          <a:off x="0" y="0"/>
                          <a:ext cx="7575905" cy="6065822"/>
                        </a:xfrm>
                        <a:prstGeom prst="rect">
                          <a:avLst/>
                        </a:prstGeom>
                        <a:noFill/>
                        <a:ln>
                          <a:noFill/>
                        </a:ln>
                      </pic:spPr>
                    </pic:pic>
                  </a:graphicData>
                </a:graphic>
              </wp:anchor>
            </w:drawing>
          </w:r>
          <w:r w:rsidR="001B4DEE" w:rsidRPr="001B4DEE">
            <w:rPr>
              <w:rFonts w:ascii="Times New Roman" w:eastAsia="Arial Unicode MS" w:hAnsi="Times New Roman" w:cs="Times New Roman"/>
              <w:sz w:val="56"/>
              <w:szCs w:val="56"/>
            </w:rPr>
            <w:t>Магистральные линии связи.</w:t>
          </w:r>
        </w:p>
        <w:p w:rsidR="00832EBB" w:rsidRPr="001B4DEE" w:rsidRDefault="001B4DEE" w:rsidP="001B4DEE">
          <w:pPr>
            <w:spacing w:after="0" w:line="240" w:lineRule="auto"/>
            <w:jc w:val="center"/>
            <w:rPr>
              <w:rFonts w:ascii="Times New Roman" w:eastAsia="Arial Unicode MS" w:hAnsi="Times New Roman" w:cs="Times New Roman"/>
              <w:sz w:val="56"/>
              <w:szCs w:val="56"/>
            </w:rPr>
          </w:pPr>
          <w:r w:rsidRPr="001B4DEE">
            <w:rPr>
              <w:rFonts w:ascii="Times New Roman" w:eastAsia="Arial Unicode MS" w:hAnsi="Times New Roman" w:cs="Times New Roman"/>
              <w:sz w:val="56"/>
              <w:szCs w:val="56"/>
            </w:rPr>
            <w:t>Стр</w:t>
          </w:r>
          <w:r w:rsidR="00B34566">
            <w:rPr>
              <w:rFonts w:ascii="Times New Roman" w:eastAsia="Arial Unicode MS" w:hAnsi="Times New Roman" w:cs="Times New Roman"/>
              <w:sz w:val="56"/>
              <w:szCs w:val="56"/>
            </w:rPr>
            <w:t>оительство и эксплуатация ВОЛП.</w:t>
          </w:r>
        </w:p>
        <w:p w:rsidR="00832EBB" w:rsidRPr="001B4DEE" w:rsidRDefault="00832EBB">
          <w:pPr>
            <w:rPr>
              <w:rFonts w:ascii="Times New Roman" w:eastAsia="Arial Unicode MS" w:hAnsi="Times New Roman" w:cs="Times New Roman"/>
              <w:color w:val="FF0000"/>
              <w:sz w:val="72"/>
              <w:szCs w:val="72"/>
            </w:rPr>
          </w:pPr>
        </w:p>
        <w:p w:rsidR="00FB1F17" w:rsidRPr="009955F8" w:rsidRDefault="00FB1F17">
          <w:pPr>
            <w:rPr>
              <w:rFonts w:ascii="Times New Roman" w:eastAsia="Arial Unicode MS" w:hAnsi="Times New Roman" w:cs="Times New Roman"/>
              <w:sz w:val="72"/>
              <w:szCs w:val="72"/>
            </w:rPr>
          </w:pPr>
        </w:p>
        <w:p w:rsidR="00FB1F17" w:rsidRPr="009955F8" w:rsidRDefault="00FB1F17">
          <w:pPr>
            <w:rPr>
              <w:rFonts w:ascii="Times New Roman" w:eastAsia="Arial Unicode MS" w:hAnsi="Times New Roman" w:cs="Times New Roman"/>
              <w:sz w:val="72"/>
              <w:szCs w:val="72"/>
            </w:rPr>
          </w:pPr>
        </w:p>
        <w:p w:rsidR="00FB1F17" w:rsidRPr="009955F8" w:rsidRDefault="00FB1F17">
          <w:pPr>
            <w:rPr>
              <w:rFonts w:ascii="Times New Roman" w:eastAsia="Arial Unicode MS" w:hAnsi="Times New Roman" w:cs="Times New Roman"/>
              <w:sz w:val="72"/>
              <w:szCs w:val="72"/>
            </w:rPr>
          </w:pPr>
        </w:p>
        <w:p w:rsidR="00334165" w:rsidRPr="009955F8" w:rsidRDefault="00334165" w:rsidP="00832EBB">
          <w:pPr>
            <w:jc w:val="center"/>
            <w:rPr>
              <w:rFonts w:ascii="Times New Roman" w:eastAsia="Arial Unicode MS" w:hAnsi="Times New Roman" w:cs="Times New Roman"/>
              <w:sz w:val="72"/>
              <w:szCs w:val="72"/>
            </w:rPr>
          </w:pPr>
          <w:r w:rsidRPr="009955F8">
            <w:rPr>
              <w:rFonts w:ascii="Times New Roman" w:eastAsia="Arial Unicode MS" w:hAnsi="Times New Roman" w:cs="Times New Roman"/>
              <w:b/>
              <w:noProof/>
              <w:color w:val="FFFFFF"/>
              <w:sz w:val="72"/>
              <w:szCs w:val="72"/>
              <w:lang w:eastAsia="ru-RU"/>
            </w:rPr>
            <w:drawing>
              <wp:anchor distT="0" distB="0" distL="114300" distR="114300" simplePos="0" relativeHeight="251663360" behindDoc="1" locked="0" layoutInCell="1" allowOverlap="1">
                <wp:simplePos x="0" y="0"/>
                <wp:positionH relativeFrom="page">
                  <wp:posOffset>-1243</wp:posOffset>
                </wp:positionH>
                <wp:positionV relativeFrom="page">
                  <wp:align>bottom</wp:align>
                </wp:positionV>
                <wp:extent cx="7575905" cy="6065822"/>
                <wp:effectExtent l="0" t="0" r="6350" b="0"/>
                <wp:wrapNone/>
                <wp:docPr id="5" name="Рисунок 5" descr="C:\Users\A.Platko\AppData\Local\Microsoft\Windows\INetCache\Content.Word\техописание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Platko\AppData\Local\Microsoft\Windows\INetCache\Content.Word\техописание1.jpg"/>
                        <pic:cNvPicPr>
                          <a:picLocks noChangeAspect="1" noChangeArrowheads="1"/>
                        </pic:cNvPicPr>
                      </pic:nvPicPr>
                      <pic:blipFill>
                        <a:blip r:embed="rId9">
                          <a:extLst>
                            <a:ext uri="{28A0092B-C50C-407E-A947-70E740481C1C}">
                              <a14:useLocalDpi xmlns:a14="http://schemas.microsoft.com/office/drawing/2010/main" val="0"/>
                            </a:ext>
                          </a:extLst>
                        </a:blip>
                        <a:srcRect t="43367"/>
                        <a:stretch>
                          <a:fillRect/>
                        </a:stretch>
                      </pic:blipFill>
                      <pic:spPr bwMode="auto">
                        <a:xfrm>
                          <a:off x="0" y="0"/>
                          <a:ext cx="7575905" cy="6065822"/>
                        </a:xfrm>
                        <a:prstGeom prst="rect">
                          <a:avLst/>
                        </a:prstGeom>
                        <a:noFill/>
                        <a:ln>
                          <a:noFill/>
                        </a:ln>
                      </pic:spPr>
                    </pic:pic>
                  </a:graphicData>
                </a:graphic>
              </wp:anchor>
            </w:drawing>
          </w:r>
        </w:p>
      </w:sdtContent>
    </w:sdt>
    <w:p w:rsidR="00832EBB" w:rsidRPr="009955F8" w:rsidRDefault="00832EBB" w:rsidP="009931F0">
      <w:pPr>
        <w:tabs>
          <w:tab w:val="left" w:pos="4665"/>
        </w:tabs>
        <w:ind w:left="-1701"/>
        <w:jc w:val="right"/>
        <w:rPr>
          <w:rFonts w:ascii="Times New Roman" w:eastAsia="Arial Unicode MS" w:hAnsi="Times New Roman" w:cs="Times New Roman"/>
          <w:b/>
          <w:sz w:val="72"/>
          <w:szCs w:val="72"/>
        </w:rPr>
      </w:pPr>
    </w:p>
    <w:p w:rsidR="00334165" w:rsidRPr="009955F8" w:rsidRDefault="00334165" w:rsidP="00FB1F17">
      <w:pPr>
        <w:tabs>
          <w:tab w:val="left" w:pos="4665"/>
        </w:tabs>
        <w:rPr>
          <w:rFonts w:ascii="Times New Roman" w:eastAsia="Arial Unicode MS" w:hAnsi="Times New Roman" w:cs="Times New Roman"/>
        </w:rPr>
      </w:pPr>
    </w:p>
    <w:p w:rsidR="00B45AA4" w:rsidRPr="009955F8" w:rsidRDefault="00B45AA4" w:rsidP="00832EBB">
      <w:pPr>
        <w:ind w:left="-1701"/>
        <w:rPr>
          <w:rFonts w:ascii="Times New Roman" w:eastAsia="Arial Unicode MS" w:hAnsi="Times New Roman" w:cs="Times New Roman"/>
        </w:rPr>
      </w:pPr>
    </w:p>
    <w:p w:rsidR="0029547E" w:rsidRDefault="0029547E" w:rsidP="00E857D6">
      <w:pPr>
        <w:pStyle w:val="143"/>
        <w:shd w:val="clear" w:color="auto" w:fill="auto"/>
        <w:spacing w:line="190" w:lineRule="exact"/>
        <w:ind w:firstLine="0"/>
        <w:rPr>
          <w:rFonts w:ascii="Times New Roman" w:hAnsi="Times New Roman" w:cs="Times New Roman"/>
          <w:lang w:bidi="en-US"/>
        </w:rPr>
      </w:pPr>
    </w:p>
    <w:p w:rsidR="0029547E" w:rsidRDefault="0029547E" w:rsidP="00E857D6">
      <w:pPr>
        <w:pStyle w:val="143"/>
        <w:shd w:val="clear" w:color="auto" w:fill="auto"/>
        <w:spacing w:line="190" w:lineRule="exact"/>
        <w:ind w:firstLine="0"/>
        <w:rPr>
          <w:rFonts w:ascii="Times New Roman" w:hAnsi="Times New Roman" w:cs="Times New Roman"/>
          <w:lang w:bidi="en-US"/>
        </w:rPr>
      </w:pPr>
    </w:p>
    <w:p w:rsidR="0029547E" w:rsidRDefault="0029547E" w:rsidP="00E857D6">
      <w:pPr>
        <w:pStyle w:val="143"/>
        <w:shd w:val="clear" w:color="auto" w:fill="auto"/>
        <w:spacing w:line="190" w:lineRule="exact"/>
        <w:ind w:firstLine="0"/>
        <w:rPr>
          <w:rFonts w:ascii="Times New Roman" w:hAnsi="Times New Roman" w:cs="Times New Roman"/>
          <w:lang w:bidi="en-US"/>
        </w:rPr>
      </w:pPr>
    </w:p>
    <w:p w:rsidR="0029547E" w:rsidRDefault="0029547E" w:rsidP="00E857D6">
      <w:pPr>
        <w:pStyle w:val="143"/>
        <w:shd w:val="clear" w:color="auto" w:fill="auto"/>
        <w:spacing w:line="190" w:lineRule="exact"/>
        <w:ind w:firstLine="0"/>
        <w:rPr>
          <w:rFonts w:ascii="Times New Roman" w:hAnsi="Times New Roman" w:cs="Times New Roman"/>
          <w:lang w:bidi="en-US"/>
        </w:rPr>
      </w:pPr>
    </w:p>
    <w:p w:rsidR="0029547E" w:rsidRDefault="0029547E" w:rsidP="00E857D6">
      <w:pPr>
        <w:pStyle w:val="143"/>
        <w:shd w:val="clear" w:color="auto" w:fill="auto"/>
        <w:spacing w:line="190" w:lineRule="exact"/>
        <w:ind w:firstLine="0"/>
        <w:rPr>
          <w:rFonts w:ascii="Times New Roman" w:hAnsi="Times New Roman" w:cs="Times New Roman"/>
          <w:lang w:bidi="en-US"/>
        </w:rPr>
      </w:pPr>
    </w:p>
    <w:p w:rsidR="0029547E" w:rsidRDefault="0029547E" w:rsidP="00E857D6">
      <w:pPr>
        <w:pStyle w:val="143"/>
        <w:shd w:val="clear" w:color="auto" w:fill="auto"/>
        <w:spacing w:line="190" w:lineRule="exact"/>
        <w:ind w:firstLine="0"/>
        <w:rPr>
          <w:rFonts w:ascii="Times New Roman" w:hAnsi="Times New Roman" w:cs="Times New Roman"/>
          <w:lang w:bidi="en-US"/>
        </w:rPr>
      </w:pPr>
    </w:p>
    <w:p w:rsidR="0029547E" w:rsidRDefault="0029547E" w:rsidP="00E857D6">
      <w:pPr>
        <w:pStyle w:val="143"/>
        <w:shd w:val="clear" w:color="auto" w:fill="auto"/>
        <w:spacing w:line="190" w:lineRule="exact"/>
        <w:ind w:firstLine="0"/>
        <w:rPr>
          <w:rFonts w:ascii="Times New Roman" w:hAnsi="Times New Roman" w:cs="Times New Roman"/>
          <w:lang w:bidi="en-US"/>
        </w:rPr>
      </w:pPr>
    </w:p>
    <w:p w:rsidR="0029547E" w:rsidRDefault="0029547E" w:rsidP="00E857D6">
      <w:pPr>
        <w:pStyle w:val="143"/>
        <w:shd w:val="clear" w:color="auto" w:fill="auto"/>
        <w:spacing w:line="190" w:lineRule="exact"/>
        <w:ind w:firstLine="0"/>
        <w:rPr>
          <w:rFonts w:ascii="Times New Roman" w:hAnsi="Times New Roman" w:cs="Times New Roman"/>
          <w:lang w:bidi="en-US"/>
        </w:rPr>
      </w:pPr>
    </w:p>
    <w:p w:rsidR="0029547E" w:rsidRDefault="0029547E" w:rsidP="00E857D6">
      <w:pPr>
        <w:pStyle w:val="143"/>
        <w:shd w:val="clear" w:color="auto" w:fill="auto"/>
        <w:spacing w:line="190" w:lineRule="exact"/>
        <w:ind w:firstLine="0"/>
        <w:rPr>
          <w:rFonts w:ascii="Times New Roman" w:hAnsi="Times New Roman" w:cs="Times New Roman"/>
          <w:lang w:bidi="en-US"/>
        </w:rPr>
      </w:pPr>
    </w:p>
    <w:p w:rsidR="0029547E" w:rsidRDefault="0029547E" w:rsidP="00E857D6">
      <w:pPr>
        <w:pStyle w:val="143"/>
        <w:shd w:val="clear" w:color="auto" w:fill="auto"/>
        <w:spacing w:line="190" w:lineRule="exact"/>
        <w:ind w:firstLine="0"/>
        <w:rPr>
          <w:rFonts w:ascii="Times New Roman" w:hAnsi="Times New Roman" w:cs="Times New Roman"/>
          <w:lang w:bidi="en-US"/>
        </w:rPr>
      </w:pPr>
    </w:p>
    <w:p w:rsidR="009955F8" w:rsidRPr="006C6D6D" w:rsidRDefault="00E857D6" w:rsidP="006C6D6D">
      <w:pPr>
        <w:pStyle w:val="143"/>
        <w:shd w:val="clear" w:color="auto" w:fill="auto"/>
        <w:spacing w:line="360" w:lineRule="auto"/>
        <w:ind w:firstLine="709"/>
        <w:jc w:val="both"/>
        <w:rPr>
          <w:rFonts w:ascii="Times New Roman" w:hAnsi="Times New Roman" w:cs="Times New Roman"/>
          <w:sz w:val="28"/>
          <w:szCs w:val="28"/>
          <w:lang w:bidi="en-US"/>
        </w:rPr>
      </w:pPr>
      <w:r w:rsidRPr="006C6D6D">
        <w:rPr>
          <w:rFonts w:ascii="Times New Roman" w:hAnsi="Times New Roman" w:cs="Times New Roman"/>
          <w:sz w:val="28"/>
          <w:szCs w:val="28"/>
          <w:lang w:bidi="en-US"/>
        </w:rPr>
        <w:lastRenderedPageBreak/>
        <w:t xml:space="preserve">Организация Союз «Молодые профессионалы (Ворлдскиллс Россия)» (далее </w:t>
      </w:r>
      <w:r w:rsidRPr="006C6D6D">
        <w:rPr>
          <w:rFonts w:ascii="Times New Roman" w:hAnsi="Times New Roman" w:cs="Times New Roman"/>
          <w:sz w:val="28"/>
          <w:szCs w:val="28"/>
          <w:lang w:val="en-US" w:bidi="en-US"/>
        </w:rPr>
        <w:t>WSR</w:t>
      </w:r>
      <w:r w:rsidRPr="006C6D6D">
        <w:rPr>
          <w:rFonts w:ascii="Times New Roman" w:hAnsi="Times New Roman" w:cs="Times New Roman"/>
          <w:sz w:val="28"/>
          <w:szCs w:val="28"/>
          <w:lang w:bidi="en-US"/>
        </w:rPr>
        <w:t xml:space="preserve">) в соответствии с уставом организации и правилами проведения конкурсов установила нижеизложенные необходимые требования владения этим профессиональным навыком для участия в </w:t>
      </w:r>
      <w:r w:rsidR="006C6D6D">
        <w:rPr>
          <w:rFonts w:ascii="Times New Roman" w:hAnsi="Times New Roman" w:cs="Times New Roman"/>
          <w:sz w:val="28"/>
          <w:szCs w:val="28"/>
          <w:lang w:bidi="en-US"/>
        </w:rPr>
        <w:t>соревнованиях по компетенции</w:t>
      </w:r>
      <w:r w:rsidRPr="006C6D6D">
        <w:rPr>
          <w:rFonts w:ascii="Times New Roman" w:hAnsi="Times New Roman" w:cs="Times New Roman"/>
          <w:sz w:val="28"/>
          <w:szCs w:val="28"/>
          <w:lang w:bidi="en-US"/>
        </w:rPr>
        <w:t>.</w:t>
      </w:r>
    </w:p>
    <w:p w:rsidR="006C6D6D" w:rsidRPr="009955F8" w:rsidRDefault="006C6D6D" w:rsidP="006C6D6D">
      <w:pPr>
        <w:pStyle w:val="143"/>
        <w:shd w:val="clear" w:color="auto" w:fill="auto"/>
        <w:spacing w:line="190" w:lineRule="exact"/>
        <w:ind w:firstLine="0"/>
        <w:rPr>
          <w:rFonts w:ascii="Times New Roman" w:eastAsia="Times New Roman" w:hAnsi="Times New Roman" w:cs="Times New Roman"/>
          <w:szCs w:val="24"/>
        </w:rPr>
      </w:pPr>
    </w:p>
    <w:p w:rsidR="00DE39D8" w:rsidRPr="0029547E" w:rsidRDefault="00DE39D8" w:rsidP="0029547E">
      <w:pPr>
        <w:pStyle w:val="bullet"/>
        <w:numPr>
          <w:ilvl w:val="0"/>
          <w:numId w:val="0"/>
        </w:numPr>
        <w:ind w:firstLine="709"/>
        <w:jc w:val="both"/>
        <w:rPr>
          <w:rFonts w:ascii="Times New Roman" w:hAnsi="Times New Roman"/>
          <w:b/>
          <w:sz w:val="28"/>
          <w:szCs w:val="28"/>
          <w:lang w:val="ru-RU"/>
        </w:rPr>
      </w:pPr>
      <w:r w:rsidRPr="0029547E">
        <w:rPr>
          <w:rFonts w:ascii="Times New Roman" w:hAnsi="Times New Roman"/>
          <w:b/>
          <w:sz w:val="28"/>
          <w:szCs w:val="28"/>
          <w:lang w:val="ru-RU"/>
        </w:rPr>
        <w:t>Техническое описание включает в себя следующие разделы:</w:t>
      </w:r>
    </w:p>
    <w:p w:rsidR="003934F8" w:rsidRDefault="0029547E">
      <w:pPr>
        <w:pStyle w:val="11"/>
        <w:rPr>
          <w:rFonts w:asciiTheme="minorHAnsi" w:eastAsiaTheme="minorEastAsia" w:hAnsiTheme="minorHAnsi" w:cstheme="minorBidi"/>
          <w:bCs w:val="0"/>
          <w:noProof/>
          <w:sz w:val="22"/>
          <w:szCs w:val="22"/>
          <w:lang w:val="ru-RU" w:eastAsia="ru-RU"/>
        </w:rPr>
      </w:pPr>
      <w:r w:rsidRPr="0029547E">
        <w:rPr>
          <w:rFonts w:ascii="Times New Roman" w:hAnsi="Times New Roman"/>
          <w:bCs w:val="0"/>
          <w:szCs w:val="20"/>
          <w:lang w:val="ru-RU" w:eastAsia="ru-RU"/>
        </w:rPr>
        <w:fldChar w:fldCharType="begin"/>
      </w:r>
      <w:r w:rsidRPr="0029547E">
        <w:rPr>
          <w:rFonts w:ascii="Times New Roman" w:hAnsi="Times New Roman"/>
          <w:bCs w:val="0"/>
          <w:szCs w:val="20"/>
          <w:lang w:val="ru-RU" w:eastAsia="ru-RU"/>
        </w:rPr>
        <w:instrText xml:space="preserve"> TOC \o "1-2" \h \z \u </w:instrText>
      </w:r>
      <w:r w:rsidRPr="0029547E">
        <w:rPr>
          <w:rFonts w:ascii="Times New Roman" w:hAnsi="Times New Roman"/>
          <w:bCs w:val="0"/>
          <w:szCs w:val="20"/>
          <w:lang w:val="ru-RU" w:eastAsia="ru-RU"/>
        </w:rPr>
        <w:fldChar w:fldCharType="separate"/>
      </w:r>
      <w:hyperlink w:anchor="_Toc489607678" w:history="1">
        <w:r w:rsidR="003934F8" w:rsidRPr="007B5322">
          <w:rPr>
            <w:rStyle w:val="ae"/>
            <w:rFonts w:ascii="Times New Roman" w:hAnsi="Times New Roman"/>
            <w:noProof/>
          </w:rPr>
          <w:t>1. ВВЕДЕНИЕ</w:t>
        </w:r>
        <w:r w:rsidR="003934F8">
          <w:rPr>
            <w:noProof/>
            <w:webHidden/>
          </w:rPr>
          <w:tab/>
        </w:r>
        <w:r w:rsidR="003934F8">
          <w:rPr>
            <w:noProof/>
            <w:webHidden/>
          </w:rPr>
          <w:fldChar w:fldCharType="begin"/>
        </w:r>
        <w:r w:rsidR="003934F8">
          <w:rPr>
            <w:noProof/>
            <w:webHidden/>
          </w:rPr>
          <w:instrText xml:space="preserve"> PAGEREF _Toc489607678 \h </w:instrText>
        </w:r>
        <w:r w:rsidR="003934F8">
          <w:rPr>
            <w:noProof/>
            <w:webHidden/>
          </w:rPr>
        </w:r>
        <w:r w:rsidR="003934F8">
          <w:rPr>
            <w:noProof/>
            <w:webHidden/>
          </w:rPr>
          <w:fldChar w:fldCharType="separate"/>
        </w:r>
        <w:r w:rsidR="001C40FE">
          <w:rPr>
            <w:noProof/>
            <w:webHidden/>
          </w:rPr>
          <w:t>3</w:t>
        </w:r>
        <w:r w:rsidR="003934F8">
          <w:rPr>
            <w:noProof/>
            <w:webHidden/>
          </w:rPr>
          <w:fldChar w:fldCharType="end"/>
        </w:r>
      </w:hyperlink>
    </w:p>
    <w:p w:rsidR="003934F8" w:rsidRDefault="00F56E6C">
      <w:pPr>
        <w:pStyle w:val="25"/>
        <w:tabs>
          <w:tab w:val="right" w:leader="dot" w:pos="9629"/>
        </w:tabs>
        <w:rPr>
          <w:rFonts w:asciiTheme="minorHAnsi" w:eastAsiaTheme="minorEastAsia" w:hAnsiTheme="minorHAnsi" w:cstheme="minorBidi"/>
          <w:noProof/>
          <w:szCs w:val="22"/>
        </w:rPr>
      </w:pPr>
      <w:hyperlink w:anchor="_Toc489607679" w:history="1">
        <w:r w:rsidR="003934F8" w:rsidRPr="007B5322">
          <w:rPr>
            <w:rStyle w:val="ae"/>
            <w:noProof/>
          </w:rPr>
          <w:t>1.1. НАЗВАНИЕ И ОПИСАНИЕ ПРОФЕССИОНАЛЬНОЙ КОМПЕТЕНЦИИ</w:t>
        </w:r>
        <w:r w:rsidR="003934F8">
          <w:rPr>
            <w:noProof/>
            <w:webHidden/>
          </w:rPr>
          <w:tab/>
        </w:r>
        <w:r w:rsidR="003934F8">
          <w:rPr>
            <w:noProof/>
            <w:webHidden/>
          </w:rPr>
          <w:fldChar w:fldCharType="begin"/>
        </w:r>
        <w:r w:rsidR="003934F8">
          <w:rPr>
            <w:noProof/>
            <w:webHidden/>
          </w:rPr>
          <w:instrText xml:space="preserve"> PAGEREF _Toc489607679 \h </w:instrText>
        </w:r>
        <w:r w:rsidR="003934F8">
          <w:rPr>
            <w:noProof/>
            <w:webHidden/>
          </w:rPr>
        </w:r>
        <w:r w:rsidR="003934F8">
          <w:rPr>
            <w:noProof/>
            <w:webHidden/>
          </w:rPr>
          <w:fldChar w:fldCharType="separate"/>
        </w:r>
        <w:r w:rsidR="001C40FE">
          <w:rPr>
            <w:noProof/>
            <w:webHidden/>
          </w:rPr>
          <w:t>3</w:t>
        </w:r>
        <w:r w:rsidR="003934F8">
          <w:rPr>
            <w:noProof/>
            <w:webHidden/>
          </w:rPr>
          <w:fldChar w:fldCharType="end"/>
        </w:r>
      </w:hyperlink>
    </w:p>
    <w:p w:rsidR="003934F8" w:rsidRDefault="00F56E6C">
      <w:pPr>
        <w:pStyle w:val="25"/>
        <w:tabs>
          <w:tab w:val="right" w:leader="dot" w:pos="9629"/>
        </w:tabs>
        <w:rPr>
          <w:rFonts w:asciiTheme="minorHAnsi" w:eastAsiaTheme="minorEastAsia" w:hAnsiTheme="minorHAnsi" w:cstheme="minorBidi"/>
          <w:noProof/>
          <w:szCs w:val="22"/>
        </w:rPr>
      </w:pPr>
      <w:hyperlink w:anchor="_Toc489607680" w:history="1">
        <w:r w:rsidR="003934F8" w:rsidRPr="007B5322">
          <w:rPr>
            <w:rStyle w:val="ae"/>
            <w:noProof/>
          </w:rPr>
          <w:t>1.2. ВАЖНОСТЬ И ЗНАЧЕНИЕ НАСТОЯЩЕГО ДОКУМЕНТА</w:t>
        </w:r>
        <w:r w:rsidR="003934F8">
          <w:rPr>
            <w:noProof/>
            <w:webHidden/>
          </w:rPr>
          <w:tab/>
        </w:r>
        <w:r w:rsidR="003934F8">
          <w:rPr>
            <w:noProof/>
            <w:webHidden/>
          </w:rPr>
          <w:fldChar w:fldCharType="begin"/>
        </w:r>
        <w:r w:rsidR="003934F8">
          <w:rPr>
            <w:noProof/>
            <w:webHidden/>
          </w:rPr>
          <w:instrText xml:space="preserve"> PAGEREF _Toc489607680 \h </w:instrText>
        </w:r>
        <w:r w:rsidR="003934F8">
          <w:rPr>
            <w:noProof/>
            <w:webHidden/>
          </w:rPr>
        </w:r>
        <w:r w:rsidR="003934F8">
          <w:rPr>
            <w:noProof/>
            <w:webHidden/>
          </w:rPr>
          <w:fldChar w:fldCharType="separate"/>
        </w:r>
        <w:r w:rsidR="001C40FE">
          <w:rPr>
            <w:noProof/>
            <w:webHidden/>
          </w:rPr>
          <w:t>5</w:t>
        </w:r>
        <w:r w:rsidR="003934F8">
          <w:rPr>
            <w:noProof/>
            <w:webHidden/>
          </w:rPr>
          <w:fldChar w:fldCharType="end"/>
        </w:r>
      </w:hyperlink>
    </w:p>
    <w:p w:rsidR="003934F8" w:rsidRDefault="00F56E6C">
      <w:pPr>
        <w:pStyle w:val="25"/>
        <w:tabs>
          <w:tab w:val="right" w:leader="dot" w:pos="9629"/>
        </w:tabs>
        <w:rPr>
          <w:rFonts w:asciiTheme="minorHAnsi" w:eastAsiaTheme="minorEastAsia" w:hAnsiTheme="minorHAnsi" w:cstheme="minorBidi"/>
          <w:noProof/>
          <w:szCs w:val="22"/>
        </w:rPr>
      </w:pPr>
      <w:hyperlink w:anchor="_Toc489607681" w:history="1">
        <w:r w:rsidR="003934F8" w:rsidRPr="007B5322">
          <w:rPr>
            <w:rStyle w:val="ae"/>
            <w:noProof/>
          </w:rPr>
          <w:t>1.3. АССОЦИИРОВАННЫЕ ДОКУМЕНТЫ</w:t>
        </w:r>
        <w:r w:rsidR="003934F8">
          <w:rPr>
            <w:noProof/>
            <w:webHidden/>
          </w:rPr>
          <w:tab/>
        </w:r>
        <w:r w:rsidR="003934F8">
          <w:rPr>
            <w:noProof/>
            <w:webHidden/>
          </w:rPr>
          <w:fldChar w:fldCharType="begin"/>
        </w:r>
        <w:r w:rsidR="003934F8">
          <w:rPr>
            <w:noProof/>
            <w:webHidden/>
          </w:rPr>
          <w:instrText xml:space="preserve"> PAGEREF _Toc489607681 \h </w:instrText>
        </w:r>
        <w:r w:rsidR="003934F8">
          <w:rPr>
            <w:noProof/>
            <w:webHidden/>
          </w:rPr>
        </w:r>
        <w:r w:rsidR="003934F8">
          <w:rPr>
            <w:noProof/>
            <w:webHidden/>
          </w:rPr>
          <w:fldChar w:fldCharType="separate"/>
        </w:r>
        <w:r w:rsidR="001C40FE">
          <w:rPr>
            <w:noProof/>
            <w:webHidden/>
          </w:rPr>
          <w:t>5</w:t>
        </w:r>
        <w:r w:rsidR="003934F8">
          <w:rPr>
            <w:noProof/>
            <w:webHidden/>
          </w:rPr>
          <w:fldChar w:fldCharType="end"/>
        </w:r>
      </w:hyperlink>
    </w:p>
    <w:p w:rsidR="003934F8" w:rsidRDefault="00F56E6C">
      <w:pPr>
        <w:pStyle w:val="11"/>
        <w:rPr>
          <w:rFonts w:asciiTheme="minorHAnsi" w:eastAsiaTheme="minorEastAsia" w:hAnsiTheme="minorHAnsi" w:cstheme="minorBidi"/>
          <w:bCs w:val="0"/>
          <w:noProof/>
          <w:sz w:val="22"/>
          <w:szCs w:val="22"/>
          <w:lang w:val="ru-RU" w:eastAsia="ru-RU"/>
        </w:rPr>
      </w:pPr>
      <w:hyperlink w:anchor="_Toc489607682" w:history="1">
        <w:r w:rsidR="003934F8" w:rsidRPr="007B5322">
          <w:rPr>
            <w:rStyle w:val="ae"/>
            <w:rFonts w:ascii="Times New Roman" w:hAnsi="Times New Roman"/>
            <w:noProof/>
          </w:rPr>
          <w:t>2. СПЕЦИФИКАЦИЯ СТАНДАРТА WORLDSKILLS (</w:t>
        </w:r>
        <w:r w:rsidR="003934F8" w:rsidRPr="007B5322">
          <w:rPr>
            <w:rStyle w:val="ae"/>
            <w:rFonts w:ascii="Times New Roman" w:hAnsi="Times New Roman"/>
            <w:noProof/>
            <w:lang w:val="en-US"/>
          </w:rPr>
          <w:t>WSSS</w:t>
        </w:r>
        <w:r w:rsidR="003934F8" w:rsidRPr="007B5322">
          <w:rPr>
            <w:rStyle w:val="ae"/>
            <w:rFonts w:ascii="Times New Roman" w:hAnsi="Times New Roman"/>
            <w:noProof/>
          </w:rPr>
          <w:t>)</w:t>
        </w:r>
        <w:r w:rsidR="003934F8">
          <w:rPr>
            <w:noProof/>
            <w:webHidden/>
          </w:rPr>
          <w:tab/>
        </w:r>
        <w:r w:rsidR="003934F8">
          <w:rPr>
            <w:noProof/>
            <w:webHidden/>
          </w:rPr>
          <w:fldChar w:fldCharType="begin"/>
        </w:r>
        <w:r w:rsidR="003934F8">
          <w:rPr>
            <w:noProof/>
            <w:webHidden/>
          </w:rPr>
          <w:instrText xml:space="preserve"> PAGEREF _Toc489607682 \h </w:instrText>
        </w:r>
        <w:r w:rsidR="003934F8">
          <w:rPr>
            <w:noProof/>
            <w:webHidden/>
          </w:rPr>
        </w:r>
        <w:r w:rsidR="003934F8">
          <w:rPr>
            <w:noProof/>
            <w:webHidden/>
          </w:rPr>
          <w:fldChar w:fldCharType="separate"/>
        </w:r>
        <w:r w:rsidR="001C40FE">
          <w:rPr>
            <w:noProof/>
            <w:webHidden/>
          </w:rPr>
          <w:t>6</w:t>
        </w:r>
        <w:r w:rsidR="003934F8">
          <w:rPr>
            <w:noProof/>
            <w:webHidden/>
          </w:rPr>
          <w:fldChar w:fldCharType="end"/>
        </w:r>
      </w:hyperlink>
    </w:p>
    <w:p w:rsidR="003934F8" w:rsidRDefault="00F56E6C">
      <w:pPr>
        <w:pStyle w:val="25"/>
        <w:tabs>
          <w:tab w:val="right" w:leader="dot" w:pos="9629"/>
        </w:tabs>
        <w:rPr>
          <w:rFonts w:asciiTheme="minorHAnsi" w:eastAsiaTheme="minorEastAsia" w:hAnsiTheme="minorHAnsi" w:cstheme="minorBidi"/>
          <w:noProof/>
          <w:szCs w:val="22"/>
        </w:rPr>
      </w:pPr>
      <w:hyperlink w:anchor="_Toc489607683" w:history="1">
        <w:r w:rsidR="003934F8" w:rsidRPr="007B5322">
          <w:rPr>
            <w:rStyle w:val="ae"/>
            <w:noProof/>
          </w:rPr>
          <w:t>2.1. ОБЩИЕ СВЕДЕНИЯ О СПЕЦИФИКАЦИИ СТАНДАРТОВ WORLDSKILLS (WSSS)</w:t>
        </w:r>
        <w:r w:rsidR="003934F8">
          <w:rPr>
            <w:noProof/>
            <w:webHidden/>
          </w:rPr>
          <w:tab/>
        </w:r>
        <w:r w:rsidR="003934F8">
          <w:rPr>
            <w:noProof/>
            <w:webHidden/>
          </w:rPr>
          <w:fldChar w:fldCharType="begin"/>
        </w:r>
        <w:r w:rsidR="003934F8">
          <w:rPr>
            <w:noProof/>
            <w:webHidden/>
          </w:rPr>
          <w:instrText xml:space="preserve"> PAGEREF _Toc489607683 \h </w:instrText>
        </w:r>
        <w:r w:rsidR="003934F8">
          <w:rPr>
            <w:noProof/>
            <w:webHidden/>
          </w:rPr>
        </w:r>
        <w:r w:rsidR="003934F8">
          <w:rPr>
            <w:noProof/>
            <w:webHidden/>
          </w:rPr>
          <w:fldChar w:fldCharType="separate"/>
        </w:r>
        <w:r w:rsidR="001C40FE">
          <w:rPr>
            <w:noProof/>
            <w:webHidden/>
          </w:rPr>
          <w:t>6</w:t>
        </w:r>
        <w:r w:rsidR="003934F8">
          <w:rPr>
            <w:noProof/>
            <w:webHidden/>
          </w:rPr>
          <w:fldChar w:fldCharType="end"/>
        </w:r>
      </w:hyperlink>
    </w:p>
    <w:p w:rsidR="003934F8" w:rsidRDefault="00F56E6C">
      <w:pPr>
        <w:pStyle w:val="11"/>
        <w:rPr>
          <w:rFonts w:asciiTheme="minorHAnsi" w:eastAsiaTheme="minorEastAsia" w:hAnsiTheme="minorHAnsi" w:cstheme="minorBidi"/>
          <w:bCs w:val="0"/>
          <w:noProof/>
          <w:sz w:val="22"/>
          <w:szCs w:val="22"/>
          <w:lang w:val="ru-RU" w:eastAsia="ru-RU"/>
        </w:rPr>
      </w:pPr>
      <w:hyperlink w:anchor="_Toc489607684" w:history="1">
        <w:r w:rsidR="003934F8" w:rsidRPr="007B5322">
          <w:rPr>
            <w:rStyle w:val="ae"/>
            <w:rFonts w:ascii="Times New Roman" w:hAnsi="Times New Roman"/>
            <w:noProof/>
          </w:rPr>
          <w:t>3. ОЦЕНОЧНАЯ СТРАТЕГИЯ И ТЕХНИЧЕСКИЕ ОСОБЕННОСТИ ОЦЕНКИ</w:t>
        </w:r>
        <w:r w:rsidR="003934F8">
          <w:rPr>
            <w:noProof/>
            <w:webHidden/>
          </w:rPr>
          <w:tab/>
        </w:r>
        <w:r w:rsidR="003934F8">
          <w:rPr>
            <w:noProof/>
            <w:webHidden/>
          </w:rPr>
          <w:fldChar w:fldCharType="begin"/>
        </w:r>
        <w:r w:rsidR="003934F8">
          <w:rPr>
            <w:noProof/>
            <w:webHidden/>
          </w:rPr>
          <w:instrText xml:space="preserve"> PAGEREF _Toc489607684 \h </w:instrText>
        </w:r>
        <w:r w:rsidR="003934F8">
          <w:rPr>
            <w:noProof/>
            <w:webHidden/>
          </w:rPr>
        </w:r>
        <w:r w:rsidR="003934F8">
          <w:rPr>
            <w:noProof/>
            <w:webHidden/>
          </w:rPr>
          <w:fldChar w:fldCharType="separate"/>
        </w:r>
        <w:r w:rsidR="001C40FE">
          <w:rPr>
            <w:noProof/>
            <w:webHidden/>
          </w:rPr>
          <w:t>9</w:t>
        </w:r>
        <w:r w:rsidR="003934F8">
          <w:rPr>
            <w:noProof/>
            <w:webHidden/>
          </w:rPr>
          <w:fldChar w:fldCharType="end"/>
        </w:r>
      </w:hyperlink>
    </w:p>
    <w:p w:rsidR="003934F8" w:rsidRDefault="00F56E6C">
      <w:pPr>
        <w:pStyle w:val="25"/>
        <w:tabs>
          <w:tab w:val="right" w:leader="dot" w:pos="9629"/>
        </w:tabs>
        <w:rPr>
          <w:rFonts w:asciiTheme="minorHAnsi" w:eastAsiaTheme="minorEastAsia" w:hAnsiTheme="minorHAnsi" w:cstheme="minorBidi"/>
          <w:noProof/>
          <w:szCs w:val="22"/>
        </w:rPr>
      </w:pPr>
      <w:hyperlink w:anchor="_Toc489607685" w:history="1">
        <w:r w:rsidR="003934F8" w:rsidRPr="007B5322">
          <w:rPr>
            <w:rStyle w:val="ae"/>
            <w:noProof/>
          </w:rPr>
          <w:t>3.1. ОСНОВНЫЕ ТРЕБОВАНИЯ</w:t>
        </w:r>
        <w:r w:rsidR="003934F8">
          <w:rPr>
            <w:noProof/>
            <w:webHidden/>
          </w:rPr>
          <w:tab/>
        </w:r>
        <w:r w:rsidR="003934F8">
          <w:rPr>
            <w:noProof/>
            <w:webHidden/>
          </w:rPr>
          <w:fldChar w:fldCharType="begin"/>
        </w:r>
        <w:r w:rsidR="003934F8">
          <w:rPr>
            <w:noProof/>
            <w:webHidden/>
          </w:rPr>
          <w:instrText xml:space="preserve"> PAGEREF _Toc489607685 \h </w:instrText>
        </w:r>
        <w:r w:rsidR="003934F8">
          <w:rPr>
            <w:noProof/>
            <w:webHidden/>
          </w:rPr>
        </w:r>
        <w:r w:rsidR="003934F8">
          <w:rPr>
            <w:noProof/>
            <w:webHidden/>
          </w:rPr>
          <w:fldChar w:fldCharType="separate"/>
        </w:r>
        <w:r w:rsidR="001C40FE">
          <w:rPr>
            <w:noProof/>
            <w:webHidden/>
          </w:rPr>
          <w:t>9</w:t>
        </w:r>
        <w:r w:rsidR="003934F8">
          <w:rPr>
            <w:noProof/>
            <w:webHidden/>
          </w:rPr>
          <w:fldChar w:fldCharType="end"/>
        </w:r>
      </w:hyperlink>
    </w:p>
    <w:p w:rsidR="003934F8" w:rsidRDefault="00F56E6C">
      <w:pPr>
        <w:pStyle w:val="11"/>
        <w:rPr>
          <w:rFonts w:asciiTheme="minorHAnsi" w:eastAsiaTheme="minorEastAsia" w:hAnsiTheme="minorHAnsi" w:cstheme="minorBidi"/>
          <w:bCs w:val="0"/>
          <w:noProof/>
          <w:sz w:val="22"/>
          <w:szCs w:val="22"/>
          <w:lang w:val="ru-RU" w:eastAsia="ru-RU"/>
        </w:rPr>
      </w:pPr>
      <w:hyperlink w:anchor="_Toc489607686" w:history="1">
        <w:r w:rsidR="003934F8" w:rsidRPr="007B5322">
          <w:rPr>
            <w:rStyle w:val="ae"/>
            <w:rFonts w:ascii="Times New Roman" w:hAnsi="Times New Roman"/>
            <w:noProof/>
          </w:rPr>
          <w:t>4. СХЕМА ВЫСТАВЛЕНИЯ ОЦЕНКИ</w:t>
        </w:r>
        <w:r w:rsidR="003934F8">
          <w:rPr>
            <w:noProof/>
            <w:webHidden/>
          </w:rPr>
          <w:tab/>
        </w:r>
        <w:r w:rsidR="003934F8">
          <w:rPr>
            <w:noProof/>
            <w:webHidden/>
          </w:rPr>
          <w:fldChar w:fldCharType="begin"/>
        </w:r>
        <w:r w:rsidR="003934F8">
          <w:rPr>
            <w:noProof/>
            <w:webHidden/>
          </w:rPr>
          <w:instrText xml:space="preserve"> PAGEREF _Toc489607686 \h </w:instrText>
        </w:r>
        <w:r w:rsidR="003934F8">
          <w:rPr>
            <w:noProof/>
            <w:webHidden/>
          </w:rPr>
        </w:r>
        <w:r w:rsidR="003934F8">
          <w:rPr>
            <w:noProof/>
            <w:webHidden/>
          </w:rPr>
          <w:fldChar w:fldCharType="separate"/>
        </w:r>
        <w:r w:rsidR="001C40FE">
          <w:rPr>
            <w:noProof/>
            <w:webHidden/>
          </w:rPr>
          <w:t>10</w:t>
        </w:r>
        <w:r w:rsidR="003934F8">
          <w:rPr>
            <w:noProof/>
            <w:webHidden/>
          </w:rPr>
          <w:fldChar w:fldCharType="end"/>
        </w:r>
      </w:hyperlink>
    </w:p>
    <w:p w:rsidR="003934F8" w:rsidRDefault="00F56E6C">
      <w:pPr>
        <w:pStyle w:val="25"/>
        <w:tabs>
          <w:tab w:val="right" w:leader="dot" w:pos="9629"/>
        </w:tabs>
        <w:rPr>
          <w:rFonts w:asciiTheme="minorHAnsi" w:eastAsiaTheme="minorEastAsia" w:hAnsiTheme="minorHAnsi" w:cstheme="minorBidi"/>
          <w:noProof/>
          <w:szCs w:val="22"/>
        </w:rPr>
      </w:pPr>
      <w:hyperlink w:anchor="_Toc489607687" w:history="1">
        <w:r w:rsidR="003934F8" w:rsidRPr="007B5322">
          <w:rPr>
            <w:rStyle w:val="ae"/>
            <w:noProof/>
          </w:rPr>
          <w:t>4.1. ОБЩИЕ УКАЗАНИЯ</w:t>
        </w:r>
        <w:r w:rsidR="003934F8">
          <w:rPr>
            <w:noProof/>
            <w:webHidden/>
          </w:rPr>
          <w:tab/>
        </w:r>
        <w:r w:rsidR="003934F8">
          <w:rPr>
            <w:noProof/>
            <w:webHidden/>
          </w:rPr>
          <w:fldChar w:fldCharType="begin"/>
        </w:r>
        <w:r w:rsidR="003934F8">
          <w:rPr>
            <w:noProof/>
            <w:webHidden/>
          </w:rPr>
          <w:instrText xml:space="preserve"> PAGEREF _Toc489607687 \h </w:instrText>
        </w:r>
        <w:r w:rsidR="003934F8">
          <w:rPr>
            <w:noProof/>
            <w:webHidden/>
          </w:rPr>
        </w:r>
        <w:r w:rsidR="003934F8">
          <w:rPr>
            <w:noProof/>
            <w:webHidden/>
          </w:rPr>
          <w:fldChar w:fldCharType="separate"/>
        </w:r>
        <w:r w:rsidR="001C40FE">
          <w:rPr>
            <w:noProof/>
            <w:webHidden/>
          </w:rPr>
          <w:t>10</w:t>
        </w:r>
        <w:r w:rsidR="003934F8">
          <w:rPr>
            <w:noProof/>
            <w:webHidden/>
          </w:rPr>
          <w:fldChar w:fldCharType="end"/>
        </w:r>
      </w:hyperlink>
    </w:p>
    <w:p w:rsidR="003934F8" w:rsidRDefault="00F56E6C">
      <w:pPr>
        <w:pStyle w:val="25"/>
        <w:tabs>
          <w:tab w:val="right" w:leader="dot" w:pos="9629"/>
        </w:tabs>
        <w:rPr>
          <w:rFonts w:asciiTheme="minorHAnsi" w:eastAsiaTheme="minorEastAsia" w:hAnsiTheme="minorHAnsi" w:cstheme="minorBidi"/>
          <w:noProof/>
          <w:szCs w:val="22"/>
        </w:rPr>
      </w:pPr>
      <w:hyperlink w:anchor="_Toc489607688" w:history="1">
        <w:r w:rsidR="003934F8" w:rsidRPr="007B5322">
          <w:rPr>
            <w:rStyle w:val="ae"/>
            <w:noProof/>
          </w:rPr>
          <w:t>4.2. КРИТЕРИИ ОЦЕНКИ</w:t>
        </w:r>
        <w:r w:rsidR="003934F8">
          <w:rPr>
            <w:noProof/>
            <w:webHidden/>
          </w:rPr>
          <w:tab/>
        </w:r>
        <w:r w:rsidR="003934F8">
          <w:rPr>
            <w:noProof/>
            <w:webHidden/>
          </w:rPr>
          <w:fldChar w:fldCharType="begin"/>
        </w:r>
        <w:r w:rsidR="003934F8">
          <w:rPr>
            <w:noProof/>
            <w:webHidden/>
          </w:rPr>
          <w:instrText xml:space="preserve"> PAGEREF _Toc489607688 \h </w:instrText>
        </w:r>
        <w:r w:rsidR="003934F8">
          <w:rPr>
            <w:noProof/>
            <w:webHidden/>
          </w:rPr>
        </w:r>
        <w:r w:rsidR="003934F8">
          <w:rPr>
            <w:noProof/>
            <w:webHidden/>
          </w:rPr>
          <w:fldChar w:fldCharType="separate"/>
        </w:r>
        <w:r w:rsidR="001C40FE">
          <w:rPr>
            <w:noProof/>
            <w:webHidden/>
          </w:rPr>
          <w:t>11</w:t>
        </w:r>
        <w:r w:rsidR="003934F8">
          <w:rPr>
            <w:noProof/>
            <w:webHidden/>
          </w:rPr>
          <w:fldChar w:fldCharType="end"/>
        </w:r>
      </w:hyperlink>
    </w:p>
    <w:p w:rsidR="003934F8" w:rsidRDefault="00F56E6C">
      <w:pPr>
        <w:pStyle w:val="25"/>
        <w:tabs>
          <w:tab w:val="right" w:leader="dot" w:pos="9629"/>
        </w:tabs>
        <w:rPr>
          <w:rFonts w:asciiTheme="minorHAnsi" w:eastAsiaTheme="minorEastAsia" w:hAnsiTheme="minorHAnsi" w:cstheme="minorBidi"/>
          <w:noProof/>
          <w:szCs w:val="22"/>
        </w:rPr>
      </w:pPr>
      <w:hyperlink w:anchor="_Toc489607689" w:history="1">
        <w:r w:rsidR="003934F8" w:rsidRPr="007B5322">
          <w:rPr>
            <w:rStyle w:val="ae"/>
            <w:noProof/>
          </w:rPr>
          <w:t>4.3. СУБКРИТЕРИИ</w:t>
        </w:r>
        <w:r w:rsidR="003934F8">
          <w:rPr>
            <w:noProof/>
            <w:webHidden/>
          </w:rPr>
          <w:tab/>
        </w:r>
        <w:r w:rsidR="003934F8">
          <w:rPr>
            <w:noProof/>
            <w:webHidden/>
          </w:rPr>
          <w:fldChar w:fldCharType="begin"/>
        </w:r>
        <w:r w:rsidR="003934F8">
          <w:rPr>
            <w:noProof/>
            <w:webHidden/>
          </w:rPr>
          <w:instrText xml:space="preserve"> PAGEREF _Toc489607689 \h </w:instrText>
        </w:r>
        <w:r w:rsidR="003934F8">
          <w:rPr>
            <w:noProof/>
            <w:webHidden/>
          </w:rPr>
        </w:r>
        <w:r w:rsidR="003934F8">
          <w:rPr>
            <w:noProof/>
            <w:webHidden/>
          </w:rPr>
          <w:fldChar w:fldCharType="separate"/>
        </w:r>
        <w:r w:rsidR="001C40FE">
          <w:rPr>
            <w:noProof/>
            <w:webHidden/>
          </w:rPr>
          <w:t>11</w:t>
        </w:r>
        <w:r w:rsidR="003934F8">
          <w:rPr>
            <w:noProof/>
            <w:webHidden/>
          </w:rPr>
          <w:fldChar w:fldCharType="end"/>
        </w:r>
      </w:hyperlink>
    </w:p>
    <w:p w:rsidR="003934F8" w:rsidRDefault="00F56E6C">
      <w:pPr>
        <w:pStyle w:val="25"/>
        <w:tabs>
          <w:tab w:val="right" w:leader="dot" w:pos="9629"/>
        </w:tabs>
        <w:rPr>
          <w:rFonts w:asciiTheme="minorHAnsi" w:eastAsiaTheme="minorEastAsia" w:hAnsiTheme="minorHAnsi" w:cstheme="minorBidi"/>
          <w:noProof/>
          <w:szCs w:val="22"/>
        </w:rPr>
      </w:pPr>
      <w:hyperlink w:anchor="_Toc489607690" w:history="1">
        <w:r w:rsidR="003934F8" w:rsidRPr="007B5322">
          <w:rPr>
            <w:rStyle w:val="ae"/>
            <w:noProof/>
          </w:rPr>
          <w:t>4.4. АСПЕКТЫ</w:t>
        </w:r>
        <w:r w:rsidR="003934F8">
          <w:rPr>
            <w:noProof/>
            <w:webHidden/>
          </w:rPr>
          <w:tab/>
        </w:r>
        <w:r w:rsidR="003934F8">
          <w:rPr>
            <w:noProof/>
            <w:webHidden/>
          </w:rPr>
          <w:fldChar w:fldCharType="begin"/>
        </w:r>
        <w:r w:rsidR="003934F8">
          <w:rPr>
            <w:noProof/>
            <w:webHidden/>
          </w:rPr>
          <w:instrText xml:space="preserve"> PAGEREF _Toc489607690 \h </w:instrText>
        </w:r>
        <w:r w:rsidR="003934F8">
          <w:rPr>
            <w:noProof/>
            <w:webHidden/>
          </w:rPr>
        </w:r>
        <w:r w:rsidR="003934F8">
          <w:rPr>
            <w:noProof/>
            <w:webHidden/>
          </w:rPr>
          <w:fldChar w:fldCharType="separate"/>
        </w:r>
        <w:r w:rsidR="001C40FE">
          <w:rPr>
            <w:noProof/>
            <w:webHidden/>
          </w:rPr>
          <w:t>12</w:t>
        </w:r>
        <w:r w:rsidR="003934F8">
          <w:rPr>
            <w:noProof/>
            <w:webHidden/>
          </w:rPr>
          <w:fldChar w:fldCharType="end"/>
        </w:r>
      </w:hyperlink>
    </w:p>
    <w:p w:rsidR="003934F8" w:rsidRDefault="00F56E6C">
      <w:pPr>
        <w:pStyle w:val="25"/>
        <w:tabs>
          <w:tab w:val="right" w:leader="dot" w:pos="9629"/>
        </w:tabs>
        <w:rPr>
          <w:rFonts w:asciiTheme="minorHAnsi" w:eastAsiaTheme="minorEastAsia" w:hAnsiTheme="minorHAnsi" w:cstheme="minorBidi"/>
          <w:noProof/>
          <w:szCs w:val="22"/>
        </w:rPr>
      </w:pPr>
      <w:hyperlink w:anchor="_Toc489607691" w:history="1">
        <w:r w:rsidR="003934F8" w:rsidRPr="007B5322">
          <w:rPr>
            <w:rStyle w:val="ae"/>
            <w:noProof/>
          </w:rPr>
          <w:t>4.5. МНЕНИЕ СУДЕЙ (СУДЕЙСКАЯ ОЦЕНКА)</w:t>
        </w:r>
        <w:r w:rsidR="003934F8">
          <w:rPr>
            <w:noProof/>
            <w:webHidden/>
          </w:rPr>
          <w:tab/>
        </w:r>
        <w:r w:rsidR="003934F8">
          <w:rPr>
            <w:noProof/>
            <w:webHidden/>
          </w:rPr>
          <w:fldChar w:fldCharType="begin"/>
        </w:r>
        <w:r w:rsidR="003934F8">
          <w:rPr>
            <w:noProof/>
            <w:webHidden/>
          </w:rPr>
          <w:instrText xml:space="preserve"> PAGEREF _Toc489607691 \h </w:instrText>
        </w:r>
        <w:r w:rsidR="003934F8">
          <w:rPr>
            <w:noProof/>
            <w:webHidden/>
          </w:rPr>
        </w:r>
        <w:r w:rsidR="003934F8">
          <w:rPr>
            <w:noProof/>
            <w:webHidden/>
          </w:rPr>
          <w:fldChar w:fldCharType="separate"/>
        </w:r>
        <w:r w:rsidR="001C40FE">
          <w:rPr>
            <w:noProof/>
            <w:webHidden/>
          </w:rPr>
          <w:t>12</w:t>
        </w:r>
        <w:r w:rsidR="003934F8">
          <w:rPr>
            <w:noProof/>
            <w:webHidden/>
          </w:rPr>
          <w:fldChar w:fldCharType="end"/>
        </w:r>
      </w:hyperlink>
    </w:p>
    <w:p w:rsidR="003934F8" w:rsidRDefault="00F56E6C">
      <w:pPr>
        <w:pStyle w:val="25"/>
        <w:tabs>
          <w:tab w:val="right" w:leader="dot" w:pos="9629"/>
        </w:tabs>
        <w:rPr>
          <w:rFonts w:asciiTheme="minorHAnsi" w:eastAsiaTheme="minorEastAsia" w:hAnsiTheme="minorHAnsi" w:cstheme="minorBidi"/>
          <w:noProof/>
          <w:szCs w:val="22"/>
        </w:rPr>
      </w:pPr>
      <w:hyperlink w:anchor="_Toc489607692" w:history="1">
        <w:r w:rsidR="003934F8" w:rsidRPr="007B5322">
          <w:rPr>
            <w:rStyle w:val="ae"/>
            <w:noProof/>
          </w:rPr>
          <w:t>4.6. ИЗМЕРИМАЯ ОЦЕНКА</w:t>
        </w:r>
        <w:r w:rsidR="003934F8">
          <w:rPr>
            <w:noProof/>
            <w:webHidden/>
          </w:rPr>
          <w:tab/>
        </w:r>
        <w:r w:rsidR="003934F8">
          <w:rPr>
            <w:noProof/>
            <w:webHidden/>
          </w:rPr>
          <w:fldChar w:fldCharType="begin"/>
        </w:r>
        <w:r w:rsidR="003934F8">
          <w:rPr>
            <w:noProof/>
            <w:webHidden/>
          </w:rPr>
          <w:instrText xml:space="preserve"> PAGEREF _Toc489607692 \h </w:instrText>
        </w:r>
        <w:r w:rsidR="003934F8">
          <w:rPr>
            <w:noProof/>
            <w:webHidden/>
          </w:rPr>
        </w:r>
        <w:r w:rsidR="003934F8">
          <w:rPr>
            <w:noProof/>
            <w:webHidden/>
          </w:rPr>
          <w:fldChar w:fldCharType="separate"/>
        </w:r>
        <w:r w:rsidR="001C40FE">
          <w:rPr>
            <w:noProof/>
            <w:webHidden/>
          </w:rPr>
          <w:t>13</w:t>
        </w:r>
        <w:r w:rsidR="003934F8">
          <w:rPr>
            <w:noProof/>
            <w:webHidden/>
          </w:rPr>
          <w:fldChar w:fldCharType="end"/>
        </w:r>
      </w:hyperlink>
    </w:p>
    <w:p w:rsidR="003934F8" w:rsidRDefault="00F56E6C">
      <w:pPr>
        <w:pStyle w:val="25"/>
        <w:tabs>
          <w:tab w:val="right" w:leader="dot" w:pos="9629"/>
        </w:tabs>
        <w:rPr>
          <w:rFonts w:asciiTheme="minorHAnsi" w:eastAsiaTheme="minorEastAsia" w:hAnsiTheme="minorHAnsi" w:cstheme="minorBidi"/>
          <w:noProof/>
          <w:szCs w:val="22"/>
        </w:rPr>
      </w:pPr>
      <w:hyperlink w:anchor="_Toc489607693" w:history="1">
        <w:r w:rsidR="003934F8" w:rsidRPr="007B5322">
          <w:rPr>
            <w:rStyle w:val="ae"/>
            <w:noProof/>
          </w:rPr>
          <w:t>4.7. ИСПОЛЬЗОВАНИЕ ИЗМЕРИМЫХ И СУДЕЙСКИХ ОЦЕНОК</w:t>
        </w:r>
        <w:r w:rsidR="003934F8">
          <w:rPr>
            <w:noProof/>
            <w:webHidden/>
          </w:rPr>
          <w:tab/>
        </w:r>
        <w:r w:rsidR="003934F8">
          <w:rPr>
            <w:noProof/>
            <w:webHidden/>
          </w:rPr>
          <w:fldChar w:fldCharType="begin"/>
        </w:r>
        <w:r w:rsidR="003934F8">
          <w:rPr>
            <w:noProof/>
            <w:webHidden/>
          </w:rPr>
          <w:instrText xml:space="preserve"> PAGEREF _Toc489607693 \h </w:instrText>
        </w:r>
        <w:r w:rsidR="003934F8">
          <w:rPr>
            <w:noProof/>
            <w:webHidden/>
          </w:rPr>
        </w:r>
        <w:r w:rsidR="003934F8">
          <w:rPr>
            <w:noProof/>
            <w:webHidden/>
          </w:rPr>
          <w:fldChar w:fldCharType="separate"/>
        </w:r>
        <w:r w:rsidR="001C40FE">
          <w:rPr>
            <w:noProof/>
            <w:webHidden/>
          </w:rPr>
          <w:t>13</w:t>
        </w:r>
        <w:r w:rsidR="003934F8">
          <w:rPr>
            <w:noProof/>
            <w:webHidden/>
          </w:rPr>
          <w:fldChar w:fldCharType="end"/>
        </w:r>
      </w:hyperlink>
    </w:p>
    <w:p w:rsidR="003934F8" w:rsidRDefault="00F56E6C">
      <w:pPr>
        <w:pStyle w:val="25"/>
        <w:tabs>
          <w:tab w:val="right" w:leader="dot" w:pos="9629"/>
        </w:tabs>
        <w:rPr>
          <w:rFonts w:asciiTheme="minorHAnsi" w:eastAsiaTheme="minorEastAsia" w:hAnsiTheme="minorHAnsi" w:cstheme="minorBidi"/>
          <w:noProof/>
          <w:szCs w:val="22"/>
        </w:rPr>
      </w:pPr>
      <w:hyperlink w:anchor="_Toc489607694" w:history="1">
        <w:r w:rsidR="003934F8" w:rsidRPr="007B5322">
          <w:rPr>
            <w:rStyle w:val="ae"/>
            <w:noProof/>
          </w:rPr>
          <w:t>4.8. СПЕЦИФИКАЦИЯ ОЦЕНКИ КОМПЕТЕНЦИИ</w:t>
        </w:r>
        <w:r w:rsidR="003934F8">
          <w:rPr>
            <w:noProof/>
            <w:webHidden/>
          </w:rPr>
          <w:tab/>
        </w:r>
        <w:r w:rsidR="003934F8">
          <w:rPr>
            <w:noProof/>
            <w:webHidden/>
          </w:rPr>
          <w:fldChar w:fldCharType="begin"/>
        </w:r>
        <w:r w:rsidR="003934F8">
          <w:rPr>
            <w:noProof/>
            <w:webHidden/>
          </w:rPr>
          <w:instrText xml:space="preserve"> PAGEREF _Toc489607694 \h </w:instrText>
        </w:r>
        <w:r w:rsidR="003934F8">
          <w:rPr>
            <w:noProof/>
            <w:webHidden/>
          </w:rPr>
        </w:r>
        <w:r w:rsidR="003934F8">
          <w:rPr>
            <w:noProof/>
            <w:webHidden/>
          </w:rPr>
          <w:fldChar w:fldCharType="separate"/>
        </w:r>
        <w:r w:rsidR="001C40FE">
          <w:rPr>
            <w:noProof/>
            <w:webHidden/>
          </w:rPr>
          <w:t>14</w:t>
        </w:r>
        <w:r w:rsidR="003934F8">
          <w:rPr>
            <w:noProof/>
            <w:webHidden/>
          </w:rPr>
          <w:fldChar w:fldCharType="end"/>
        </w:r>
      </w:hyperlink>
    </w:p>
    <w:p w:rsidR="003934F8" w:rsidRDefault="00F56E6C">
      <w:pPr>
        <w:pStyle w:val="25"/>
        <w:tabs>
          <w:tab w:val="right" w:leader="dot" w:pos="9629"/>
        </w:tabs>
        <w:rPr>
          <w:rFonts w:asciiTheme="minorHAnsi" w:eastAsiaTheme="minorEastAsia" w:hAnsiTheme="minorHAnsi" w:cstheme="minorBidi"/>
          <w:noProof/>
          <w:szCs w:val="22"/>
        </w:rPr>
      </w:pPr>
      <w:hyperlink w:anchor="_Toc489607695" w:history="1">
        <w:r w:rsidR="003934F8" w:rsidRPr="007B5322">
          <w:rPr>
            <w:rStyle w:val="ae"/>
            <w:noProof/>
          </w:rPr>
          <w:t>4.9. РЕГЛАМЕНТ ОЦЕНКИ</w:t>
        </w:r>
        <w:r w:rsidR="003934F8">
          <w:rPr>
            <w:noProof/>
            <w:webHidden/>
          </w:rPr>
          <w:tab/>
        </w:r>
        <w:r w:rsidR="003934F8">
          <w:rPr>
            <w:noProof/>
            <w:webHidden/>
          </w:rPr>
          <w:fldChar w:fldCharType="begin"/>
        </w:r>
        <w:r w:rsidR="003934F8">
          <w:rPr>
            <w:noProof/>
            <w:webHidden/>
          </w:rPr>
          <w:instrText xml:space="preserve"> PAGEREF _Toc489607695 \h </w:instrText>
        </w:r>
        <w:r w:rsidR="003934F8">
          <w:rPr>
            <w:noProof/>
            <w:webHidden/>
          </w:rPr>
        </w:r>
        <w:r w:rsidR="003934F8">
          <w:rPr>
            <w:noProof/>
            <w:webHidden/>
          </w:rPr>
          <w:fldChar w:fldCharType="separate"/>
        </w:r>
        <w:r w:rsidR="001C40FE">
          <w:rPr>
            <w:noProof/>
            <w:webHidden/>
          </w:rPr>
          <w:t>15</w:t>
        </w:r>
        <w:r w:rsidR="003934F8">
          <w:rPr>
            <w:noProof/>
            <w:webHidden/>
          </w:rPr>
          <w:fldChar w:fldCharType="end"/>
        </w:r>
      </w:hyperlink>
    </w:p>
    <w:p w:rsidR="003934F8" w:rsidRDefault="00F56E6C">
      <w:pPr>
        <w:pStyle w:val="11"/>
        <w:rPr>
          <w:rFonts w:asciiTheme="minorHAnsi" w:eastAsiaTheme="minorEastAsia" w:hAnsiTheme="minorHAnsi" w:cstheme="minorBidi"/>
          <w:bCs w:val="0"/>
          <w:noProof/>
          <w:sz w:val="22"/>
          <w:szCs w:val="22"/>
          <w:lang w:val="ru-RU" w:eastAsia="ru-RU"/>
        </w:rPr>
      </w:pPr>
      <w:hyperlink w:anchor="_Toc489607696" w:history="1">
        <w:r w:rsidR="003934F8" w:rsidRPr="007B5322">
          <w:rPr>
            <w:rStyle w:val="ae"/>
            <w:rFonts w:ascii="Times New Roman" w:hAnsi="Times New Roman"/>
            <w:noProof/>
          </w:rPr>
          <w:t>5. КОНКУРСНОЕ ЗАДАНИЕ</w:t>
        </w:r>
        <w:r w:rsidR="003934F8">
          <w:rPr>
            <w:noProof/>
            <w:webHidden/>
          </w:rPr>
          <w:tab/>
        </w:r>
        <w:r w:rsidR="003934F8">
          <w:rPr>
            <w:noProof/>
            <w:webHidden/>
          </w:rPr>
          <w:fldChar w:fldCharType="begin"/>
        </w:r>
        <w:r w:rsidR="003934F8">
          <w:rPr>
            <w:noProof/>
            <w:webHidden/>
          </w:rPr>
          <w:instrText xml:space="preserve"> PAGEREF _Toc489607696 \h </w:instrText>
        </w:r>
        <w:r w:rsidR="003934F8">
          <w:rPr>
            <w:noProof/>
            <w:webHidden/>
          </w:rPr>
        </w:r>
        <w:r w:rsidR="003934F8">
          <w:rPr>
            <w:noProof/>
            <w:webHidden/>
          </w:rPr>
          <w:fldChar w:fldCharType="separate"/>
        </w:r>
        <w:r w:rsidR="001C40FE">
          <w:rPr>
            <w:noProof/>
            <w:webHidden/>
          </w:rPr>
          <w:t>16</w:t>
        </w:r>
        <w:r w:rsidR="003934F8">
          <w:rPr>
            <w:noProof/>
            <w:webHidden/>
          </w:rPr>
          <w:fldChar w:fldCharType="end"/>
        </w:r>
      </w:hyperlink>
    </w:p>
    <w:p w:rsidR="003934F8" w:rsidRDefault="00F56E6C">
      <w:pPr>
        <w:pStyle w:val="25"/>
        <w:tabs>
          <w:tab w:val="right" w:leader="dot" w:pos="9629"/>
        </w:tabs>
        <w:rPr>
          <w:rFonts w:asciiTheme="minorHAnsi" w:eastAsiaTheme="minorEastAsia" w:hAnsiTheme="minorHAnsi" w:cstheme="minorBidi"/>
          <w:noProof/>
          <w:szCs w:val="22"/>
        </w:rPr>
      </w:pPr>
      <w:hyperlink w:anchor="_Toc489607697" w:history="1">
        <w:r w:rsidR="003934F8" w:rsidRPr="007B5322">
          <w:rPr>
            <w:rStyle w:val="ae"/>
            <w:noProof/>
          </w:rPr>
          <w:t>5.1. ОСНОВНЫЕ ТРЕБОВАНИЯ</w:t>
        </w:r>
        <w:r w:rsidR="003934F8">
          <w:rPr>
            <w:noProof/>
            <w:webHidden/>
          </w:rPr>
          <w:tab/>
        </w:r>
        <w:r w:rsidR="003934F8">
          <w:rPr>
            <w:noProof/>
            <w:webHidden/>
          </w:rPr>
          <w:fldChar w:fldCharType="begin"/>
        </w:r>
        <w:r w:rsidR="003934F8">
          <w:rPr>
            <w:noProof/>
            <w:webHidden/>
          </w:rPr>
          <w:instrText xml:space="preserve"> PAGEREF _Toc489607697 \h </w:instrText>
        </w:r>
        <w:r w:rsidR="003934F8">
          <w:rPr>
            <w:noProof/>
            <w:webHidden/>
          </w:rPr>
        </w:r>
        <w:r w:rsidR="003934F8">
          <w:rPr>
            <w:noProof/>
            <w:webHidden/>
          </w:rPr>
          <w:fldChar w:fldCharType="separate"/>
        </w:r>
        <w:r w:rsidR="001C40FE">
          <w:rPr>
            <w:noProof/>
            <w:webHidden/>
          </w:rPr>
          <w:t>16</w:t>
        </w:r>
        <w:r w:rsidR="003934F8">
          <w:rPr>
            <w:noProof/>
            <w:webHidden/>
          </w:rPr>
          <w:fldChar w:fldCharType="end"/>
        </w:r>
      </w:hyperlink>
    </w:p>
    <w:p w:rsidR="003934F8" w:rsidRDefault="00F56E6C">
      <w:pPr>
        <w:pStyle w:val="25"/>
        <w:tabs>
          <w:tab w:val="right" w:leader="dot" w:pos="9629"/>
        </w:tabs>
        <w:rPr>
          <w:rFonts w:asciiTheme="minorHAnsi" w:eastAsiaTheme="minorEastAsia" w:hAnsiTheme="minorHAnsi" w:cstheme="minorBidi"/>
          <w:noProof/>
          <w:szCs w:val="22"/>
        </w:rPr>
      </w:pPr>
      <w:hyperlink w:anchor="_Toc489607698" w:history="1">
        <w:r w:rsidR="003934F8" w:rsidRPr="007B5322">
          <w:rPr>
            <w:rStyle w:val="ae"/>
            <w:noProof/>
          </w:rPr>
          <w:t>5.2. СТРУКТУРА КОНКУРСНОГО ЗАДАНИЯ</w:t>
        </w:r>
        <w:r w:rsidR="003934F8">
          <w:rPr>
            <w:noProof/>
            <w:webHidden/>
          </w:rPr>
          <w:tab/>
        </w:r>
        <w:r w:rsidR="003934F8">
          <w:rPr>
            <w:noProof/>
            <w:webHidden/>
          </w:rPr>
          <w:fldChar w:fldCharType="begin"/>
        </w:r>
        <w:r w:rsidR="003934F8">
          <w:rPr>
            <w:noProof/>
            <w:webHidden/>
          </w:rPr>
          <w:instrText xml:space="preserve"> PAGEREF _Toc489607698 \h </w:instrText>
        </w:r>
        <w:r w:rsidR="003934F8">
          <w:rPr>
            <w:noProof/>
            <w:webHidden/>
          </w:rPr>
        </w:r>
        <w:r w:rsidR="003934F8">
          <w:rPr>
            <w:noProof/>
            <w:webHidden/>
          </w:rPr>
          <w:fldChar w:fldCharType="separate"/>
        </w:r>
        <w:r w:rsidR="001C40FE">
          <w:rPr>
            <w:noProof/>
            <w:webHidden/>
          </w:rPr>
          <w:t>17</w:t>
        </w:r>
        <w:r w:rsidR="003934F8">
          <w:rPr>
            <w:noProof/>
            <w:webHidden/>
          </w:rPr>
          <w:fldChar w:fldCharType="end"/>
        </w:r>
      </w:hyperlink>
    </w:p>
    <w:p w:rsidR="003934F8" w:rsidRDefault="00F56E6C">
      <w:pPr>
        <w:pStyle w:val="25"/>
        <w:tabs>
          <w:tab w:val="right" w:leader="dot" w:pos="9629"/>
        </w:tabs>
        <w:rPr>
          <w:rFonts w:asciiTheme="minorHAnsi" w:eastAsiaTheme="minorEastAsia" w:hAnsiTheme="minorHAnsi" w:cstheme="minorBidi"/>
          <w:noProof/>
          <w:szCs w:val="22"/>
        </w:rPr>
      </w:pPr>
      <w:hyperlink w:anchor="_Toc489607699" w:history="1">
        <w:r w:rsidR="003934F8" w:rsidRPr="007B5322">
          <w:rPr>
            <w:rStyle w:val="ae"/>
            <w:noProof/>
          </w:rPr>
          <w:t>5.3. ТРЕБОВАНИЯ К РАЗРАБОТКЕ КОНКУРСНОГО ЗАДАНИЯ</w:t>
        </w:r>
        <w:r w:rsidR="003934F8">
          <w:rPr>
            <w:noProof/>
            <w:webHidden/>
          </w:rPr>
          <w:tab/>
        </w:r>
        <w:r w:rsidR="003934F8">
          <w:rPr>
            <w:noProof/>
            <w:webHidden/>
          </w:rPr>
          <w:fldChar w:fldCharType="begin"/>
        </w:r>
        <w:r w:rsidR="003934F8">
          <w:rPr>
            <w:noProof/>
            <w:webHidden/>
          </w:rPr>
          <w:instrText xml:space="preserve"> PAGEREF _Toc489607699 \h </w:instrText>
        </w:r>
        <w:r w:rsidR="003934F8">
          <w:rPr>
            <w:noProof/>
            <w:webHidden/>
          </w:rPr>
        </w:r>
        <w:r w:rsidR="003934F8">
          <w:rPr>
            <w:noProof/>
            <w:webHidden/>
          </w:rPr>
          <w:fldChar w:fldCharType="separate"/>
        </w:r>
        <w:r w:rsidR="001C40FE">
          <w:rPr>
            <w:noProof/>
            <w:webHidden/>
          </w:rPr>
          <w:t>17</w:t>
        </w:r>
        <w:r w:rsidR="003934F8">
          <w:rPr>
            <w:noProof/>
            <w:webHidden/>
          </w:rPr>
          <w:fldChar w:fldCharType="end"/>
        </w:r>
      </w:hyperlink>
    </w:p>
    <w:p w:rsidR="003934F8" w:rsidRDefault="00F56E6C">
      <w:pPr>
        <w:pStyle w:val="25"/>
        <w:tabs>
          <w:tab w:val="right" w:leader="dot" w:pos="9629"/>
        </w:tabs>
        <w:rPr>
          <w:rFonts w:asciiTheme="minorHAnsi" w:eastAsiaTheme="minorEastAsia" w:hAnsiTheme="minorHAnsi" w:cstheme="minorBidi"/>
          <w:noProof/>
          <w:szCs w:val="22"/>
        </w:rPr>
      </w:pPr>
      <w:hyperlink w:anchor="_Toc489607700" w:history="1">
        <w:r w:rsidR="003934F8" w:rsidRPr="007B5322">
          <w:rPr>
            <w:rStyle w:val="ae"/>
            <w:noProof/>
          </w:rPr>
          <w:t>5.4. РАЗРАБОТКА КОНКУРСНОГО ЗАДАНИЯ</w:t>
        </w:r>
        <w:r w:rsidR="003934F8">
          <w:rPr>
            <w:noProof/>
            <w:webHidden/>
          </w:rPr>
          <w:tab/>
        </w:r>
        <w:r w:rsidR="003934F8">
          <w:rPr>
            <w:noProof/>
            <w:webHidden/>
          </w:rPr>
          <w:fldChar w:fldCharType="begin"/>
        </w:r>
        <w:r w:rsidR="003934F8">
          <w:rPr>
            <w:noProof/>
            <w:webHidden/>
          </w:rPr>
          <w:instrText xml:space="preserve"> PAGEREF _Toc489607700 \h </w:instrText>
        </w:r>
        <w:r w:rsidR="003934F8">
          <w:rPr>
            <w:noProof/>
            <w:webHidden/>
          </w:rPr>
        </w:r>
        <w:r w:rsidR="003934F8">
          <w:rPr>
            <w:noProof/>
            <w:webHidden/>
          </w:rPr>
          <w:fldChar w:fldCharType="separate"/>
        </w:r>
        <w:r w:rsidR="001C40FE">
          <w:rPr>
            <w:noProof/>
            <w:webHidden/>
          </w:rPr>
          <w:t>23</w:t>
        </w:r>
        <w:r w:rsidR="003934F8">
          <w:rPr>
            <w:noProof/>
            <w:webHidden/>
          </w:rPr>
          <w:fldChar w:fldCharType="end"/>
        </w:r>
      </w:hyperlink>
    </w:p>
    <w:p w:rsidR="003934F8" w:rsidRDefault="00F56E6C">
      <w:pPr>
        <w:pStyle w:val="25"/>
        <w:tabs>
          <w:tab w:val="right" w:leader="dot" w:pos="9629"/>
        </w:tabs>
        <w:rPr>
          <w:rFonts w:asciiTheme="minorHAnsi" w:eastAsiaTheme="minorEastAsia" w:hAnsiTheme="minorHAnsi" w:cstheme="minorBidi"/>
          <w:noProof/>
          <w:szCs w:val="22"/>
        </w:rPr>
      </w:pPr>
      <w:hyperlink w:anchor="_Toc489607701" w:history="1">
        <w:r w:rsidR="003934F8" w:rsidRPr="007B5322">
          <w:rPr>
            <w:rStyle w:val="ae"/>
            <w:noProof/>
          </w:rPr>
          <w:t>5.5 УТВЕРЖДЕНИЕ КОНКУРСНОГО ЗАДАНИЯ</w:t>
        </w:r>
        <w:r w:rsidR="003934F8">
          <w:rPr>
            <w:noProof/>
            <w:webHidden/>
          </w:rPr>
          <w:tab/>
        </w:r>
        <w:r w:rsidR="003934F8">
          <w:rPr>
            <w:noProof/>
            <w:webHidden/>
          </w:rPr>
          <w:fldChar w:fldCharType="begin"/>
        </w:r>
        <w:r w:rsidR="003934F8">
          <w:rPr>
            <w:noProof/>
            <w:webHidden/>
          </w:rPr>
          <w:instrText xml:space="preserve"> PAGEREF _Toc489607701 \h </w:instrText>
        </w:r>
        <w:r w:rsidR="003934F8">
          <w:rPr>
            <w:noProof/>
            <w:webHidden/>
          </w:rPr>
        </w:r>
        <w:r w:rsidR="003934F8">
          <w:rPr>
            <w:noProof/>
            <w:webHidden/>
          </w:rPr>
          <w:fldChar w:fldCharType="separate"/>
        </w:r>
        <w:r w:rsidR="001C40FE">
          <w:rPr>
            <w:noProof/>
            <w:webHidden/>
          </w:rPr>
          <w:t>25</w:t>
        </w:r>
        <w:r w:rsidR="003934F8">
          <w:rPr>
            <w:noProof/>
            <w:webHidden/>
          </w:rPr>
          <w:fldChar w:fldCharType="end"/>
        </w:r>
      </w:hyperlink>
    </w:p>
    <w:p w:rsidR="003934F8" w:rsidRDefault="00F56E6C">
      <w:pPr>
        <w:pStyle w:val="25"/>
        <w:tabs>
          <w:tab w:val="right" w:leader="dot" w:pos="9629"/>
        </w:tabs>
        <w:rPr>
          <w:rFonts w:asciiTheme="minorHAnsi" w:eastAsiaTheme="minorEastAsia" w:hAnsiTheme="minorHAnsi" w:cstheme="minorBidi"/>
          <w:noProof/>
          <w:szCs w:val="22"/>
        </w:rPr>
      </w:pPr>
      <w:hyperlink w:anchor="_Toc489607702" w:history="1">
        <w:r w:rsidR="003934F8" w:rsidRPr="007B5322">
          <w:rPr>
            <w:rStyle w:val="ae"/>
            <w:noProof/>
          </w:rPr>
          <w:t>5.6. СВОЙСТВА МАТЕРИАЛА И ИНСТРУКЦИИ ПРОИЗВОДИТЕЛЯ</w:t>
        </w:r>
        <w:r w:rsidR="003934F8">
          <w:rPr>
            <w:noProof/>
            <w:webHidden/>
          </w:rPr>
          <w:tab/>
        </w:r>
        <w:r w:rsidR="003934F8">
          <w:rPr>
            <w:noProof/>
            <w:webHidden/>
          </w:rPr>
          <w:fldChar w:fldCharType="begin"/>
        </w:r>
        <w:r w:rsidR="003934F8">
          <w:rPr>
            <w:noProof/>
            <w:webHidden/>
          </w:rPr>
          <w:instrText xml:space="preserve"> PAGEREF _Toc489607702 \h </w:instrText>
        </w:r>
        <w:r w:rsidR="003934F8">
          <w:rPr>
            <w:noProof/>
            <w:webHidden/>
          </w:rPr>
        </w:r>
        <w:r w:rsidR="003934F8">
          <w:rPr>
            <w:noProof/>
            <w:webHidden/>
          </w:rPr>
          <w:fldChar w:fldCharType="separate"/>
        </w:r>
        <w:r w:rsidR="001C40FE">
          <w:rPr>
            <w:noProof/>
            <w:webHidden/>
          </w:rPr>
          <w:t>25</w:t>
        </w:r>
        <w:r w:rsidR="003934F8">
          <w:rPr>
            <w:noProof/>
            <w:webHidden/>
          </w:rPr>
          <w:fldChar w:fldCharType="end"/>
        </w:r>
      </w:hyperlink>
    </w:p>
    <w:p w:rsidR="003934F8" w:rsidRDefault="00F56E6C">
      <w:pPr>
        <w:pStyle w:val="11"/>
        <w:rPr>
          <w:rFonts w:asciiTheme="minorHAnsi" w:eastAsiaTheme="minorEastAsia" w:hAnsiTheme="minorHAnsi" w:cstheme="minorBidi"/>
          <w:bCs w:val="0"/>
          <w:noProof/>
          <w:sz w:val="22"/>
          <w:szCs w:val="22"/>
          <w:lang w:val="ru-RU" w:eastAsia="ru-RU"/>
        </w:rPr>
      </w:pPr>
      <w:hyperlink w:anchor="_Toc489607703" w:history="1">
        <w:r w:rsidR="003934F8" w:rsidRPr="007B5322">
          <w:rPr>
            <w:rStyle w:val="ae"/>
            <w:rFonts w:ascii="Times New Roman" w:hAnsi="Times New Roman"/>
            <w:noProof/>
          </w:rPr>
          <w:t>6. УПРАВЛЕНИЕ КОМПЕТЕНЦИЕЙ И ОБЩЕНИЕ</w:t>
        </w:r>
        <w:r w:rsidR="003934F8">
          <w:rPr>
            <w:noProof/>
            <w:webHidden/>
          </w:rPr>
          <w:tab/>
        </w:r>
        <w:r w:rsidR="003934F8">
          <w:rPr>
            <w:noProof/>
            <w:webHidden/>
          </w:rPr>
          <w:fldChar w:fldCharType="begin"/>
        </w:r>
        <w:r w:rsidR="003934F8">
          <w:rPr>
            <w:noProof/>
            <w:webHidden/>
          </w:rPr>
          <w:instrText xml:space="preserve"> PAGEREF _Toc489607703 \h </w:instrText>
        </w:r>
        <w:r w:rsidR="003934F8">
          <w:rPr>
            <w:noProof/>
            <w:webHidden/>
          </w:rPr>
        </w:r>
        <w:r w:rsidR="003934F8">
          <w:rPr>
            <w:noProof/>
            <w:webHidden/>
          </w:rPr>
          <w:fldChar w:fldCharType="separate"/>
        </w:r>
        <w:r w:rsidR="001C40FE">
          <w:rPr>
            <w:noProof/>
            <w:webHidden/>
          </w:rPr>
          <w:t>26</w:t>
        </w:r>
        <w:r w:rsidR="003934F8">
          <w:rPr>
            <w:noProof/>
            <w:webHidden/>
          </w:rPr>
          <w:fldChar w:fldCharType="end"/>
        </w:r>
      </w:hyperlink>
    </w:p>
    <w:p w:rsidR="003934F8" w:rsidRDefault="00F56E6C">
      <w:pPr>
        <w:pStyle w:val="25"/>
        <w:tabs>
          <w:tab w:val="right" w:leader="dot" w:pos="9629"/>
        </w:tabs>
        <w:rPr>
          <w:rFonts w:asciiTheme="minorHAnsi" w:eastAsiaTheme="minorEastAsia" w:hAnsiTheme="minorHAnsi" w:cstheme="minorBidi"/>
          <w:noProof/>
          <w:szCs w:val="22"/>
        </w:rPr>
      </w:pPr>
      <w:hyperlink w:anchor="_Toc489607704" w:history="1">
        <w:r w:rsidR="003934F8" w:rsidRPr="007B5322">
          <w:rPr>
            <w:rStyle w:val="ae"/>
            <w:noProof/>
          </w:rPr>
          <w:t>6.1 ДИСКУССИОННЫЙ ФОРУМ</w:t>
        </w:r>
        <w:r w:rsidR="003934F8">
          <w:rPr>
            <w:noProof/>
            <w:webHidden/>
          </w:rPr>
          <w:tab/>
        </w:r>
        <w:r w:rsidR="003934F8">
          <w:rPr>
            <w:noProof/>
            <w:webHidden/>
          </w:rPr>
          <w:fldChar w:fldCharType="begin"/>
        </w:r>
        <w:r w:rsidR="003934F8">
          <w:rPr>
            <w:noProof/>
            <w:webHidden/>
          </w:rPr>
          <w:instrText xml:space="preserve"> PAGEREF _Toc489607704 \h </w:instrText>
        </w:r>
        <w:r w:rsidR="003934F8">
          <w:rPr>
            <w:noProof/>
            <w:webHidden/>
          </w:rPr>
        </w:r>
        <w:r w:rsidR="003934F8">
          <w:rPr>
            <w:noProof/>
            <w:webHidden/>
          </w:rPr>
          <w:fldChar w:fldCharType="separate"/>
        </w:r>
        <w:r w:rsidR="001C40FE">
          <w:rPr>
            <w:noProof/>
            <w:webHidden/>
          </w:rPr>
          <w:t>26</w:t>
        </w:r>
        <w:r w:rsidR="003934F8">
          <w:rPr>
            <w:noProof/>
            <w:webHidden/>
          </w:rPr>
          <w:fldChar w:fldCharType="end"/>
        </w:r>
      </w:hyperlink>
    </w:p>
    <w:p w:rsidR="003934F8" w:rsidRDefault="00F56E6C">
      <w:pPr>
        <w:pStyle w:val="25"/>
        <w:tabs>
          <w:tab w:val="right" w:leader="dot" w:pos="9629"/>
        </w:tabs>
        <w:rPr>
          <w:rFonts w:asciiTheme="minorHAnsi" w:eastAsiaTheme="minorEastAsia" w:hAnsiTheme="minorHAnsi" w:cstheme="minorBidi"/>
          <w:noProof/>
          <w:szCs w:val="22"/>
        </w:rPr>
      </w:pPr>
      <w:hyperlink w:anchor="_Toc489607705" w:history="1">
        <w:r w:rsidR="003934F8" w:rsidRPr="007B5322">
          <w:rPr>
            <w:rStyle w:val="ae"/>
            <w:noProof/>
          </w:rPr>
          <w:t>6.2. ИНФОРМАЦИЯ ДЛЯ УЧАСТНИКОВ ЧЕМПИОНАТА</w:t>
        </w:r>
        <w:r w:rsidR="003934F8">
          <w:rPr>
            <w:noProof/>
            <w:webHidden/>
          </w:rPr>
          <w:tab/>
        </w:r>
        <w:r w:rsidR="003934F8">
          <w:rPr>
            <w:noProof/>
            <w:webHidden/>
          </w:rPr>
          <w:fldChar w:fldCharType="begin"/>
        </w:r>
        <w:r w:rsidR="003934F8">
          <w:rPr>
            <w:noProof/>
            <w:webHidden/>
          </w:rPr>
          <w:instrText xml:space="preserve"> PAGEREF _Toc489607705 \h </w:instrText>
        </w:r>
        <w:r w:rsidR="003934F8">
          <w:rPr>
            <w:noProof/>
            <w:webHidden/>
          </w:rPr>
        </w:r>
        <w:r w:rsidR="003934F8">
          <w:rPr>
            <w:noProof/>
            <w:webHidden/>
          </w:rPr>
          <w:fldChar w:fldCharType="separate"/>
        </w:r>
        <w:r w:rsidR="001C40FE">
          <w:rPr>
            <w:noProof/>
            <w:webHidden/>
          </w:rPr>
          <w:t>26</w:t>
        </w:r>
        <w:r w:rsidR="003934F8">
          <w:rPr>
            <w:noProof/>
            <w:webHidden/>
          </w:rPr>
          <w:fldChar w:fldCharType="end"/>
        </w:r>
      </w:hyperlink>
    </w:p>
    <w:p w:rsidR="003934F8" w:rsidRDefault="00F56E6C">
      <w:pPr>
        <w:pStyle w:val="25"/>
        <w:tabs>
          <w:tab w:val="right" w:leader="dot" w:pos="9629"/>
        </w:tabs>
        <w:rPr>
          <w:rFonts w:asciiTheme="minorHAnsi" w:eastAsiaTheme="minorEastAsia" w:hAnsiTheme="minorHAnsi" w:cstheme="minorBidi"/>
          <w:noProof/>
          <w:szCs w:val="22"/>
        </w:rPr>
      </w:pPr>
      <w:hyperlink w:anchor="_Toc489607706" w:history="1">
        <w:r w:rsidR="003934F8" w:rsidRPr="007B5322">
          <w:rPr>
            <w:rStyle w:val="ae"/>
            <w:noProof/>
          </w:rPr>
          <w:t>6.3. АРХИВ КОНКУРСНЫХ ЗАДАНИЙ</w:t>
        </w:r>
        <w:r w:rsidR="003934F8">
          <w:rPr>
            <w:noProof/>
            <w:webHidden/>
          </w:rPr>
          <w:tab/>
        </w:r>
        <w:r w:rsidR="003934F8">
          <w:rPr>
            <w:noProof/>
            <w:webHidden/>
          </w:rPr>
          <w:fldChar w:fldCharType="begin"/>
        </w:r>
        <w:r w:rsidR="003934F8">
          <w:rPr>
            <w:noProof/>
            <w:webHidden/>
          </w:rPr>
          <w:instrText xml:space="preserve"> PAGEREF _Toc489607706 \h </w:instrText>
        </w:r>
        <w:r w:rsidR="003934F8">
          <w:rPr>
            <w:noProof/>
            <w:webHidden/>
          </w:rPr>
        </w:r>
        <w:r w:rsidR="003934F8">
          <w:rPr>
            <w:noProof/>
            <w:webHidden/>
          </w:rPr>
          <w:fldChar w:fldCharType="separate"/>
        </w:r>
        <w:r w:rsidR="001C40FE">
          <w:rPr>
            <w:noProof/>
            <w:webHidden/>
          </w:rPr>
          <w:t>26</w:t>
        </w:r>
        <w:r w:rsidR="003934F8">
          <w:rPr>
            <w:noProof/>
            <w:webHidden/>
          </w:rPr>
          <w:fldChar w:fldCharType="end"/>
        </w:r>
      </w:hyperlink>
    </w:p>
    <w:p w:rsidR="003934F8" w:rsidRDefault="00F56E6C">
      <w:pPr>
        <w:pStyle w:val="25"/>
        <w:tabs>
          <w:tab w:val="right" w:leader="dot" w:pos="9629"/>
        </w:tabs>
        <w:rPr>
          <w:rFonts w:asciiTheme="minorHAnsi" w:eastAsiaTheme="minorEastAsia" w:hAnsiTheme="minorHAnsi" w:cstheme="minorBidi"/>
          <w:noProof/>
          <w:szCs w:val="22"/>
        </w:rPr>
      </w:pPr>
      <w:hyperlink w:anchor="_Toc489607707" w:history="1">
        <w:r w:rsidR="003934F8" w:rsidRPr="007B5322">
          <w:rPr>
            <w:rStyle w:val="ae"/>
            <w:noProof/>
          </w:rPr>
          <w:t>6.4. УПРАВЛЕНИЕ КОМПЕТЕНЦИЕЙ</w:t>
        </w:r>
        <w:r w:rsidR="003934F8">
          <w:rPr>
            <w:noProof/>
            <w:webHidden/>
          </w:rPr>
          <w:tab/>
        </w:r>
        <w:r w:rsidR="003934F8">
          <w:rPr>
            <w:noProof/>
            <w:webHidden/>
          </w:rPr>
          <w:fldChar w:fldCharType="begin"/>
        </w:r>
        <w:r w:rsidR="003934F8">
          <w:rPr>
            <w:noProof/>
            <w:webHidden/>
          </w:rPr>
          <w:instrText xml:space="preserve"> PAGEREF _Toc489607707 \h </w:instrText>
        </w:r>
        <w:r w:rsidR="003934F8">
          <w:rPr>
            <w:noProof/>
            <w:webHidden/>
          </w:rPr>
        </w:r>
        <w:r w:rsidR="003934F8">
          <w:rPr>
            <w:noProof/>
            <w:webHidden/>
          </w:rPr>
          <w:fldChar w:fldCharType="separate"/>
        </w:r>
        <w:r w:rsidR="001C40FE">
          <w:rPr>
            <w:noProof/>
            <w:webHidden/>
          </w:rPr>
          <w:t>26</w:t>
        </w:r>
        <w:r w:rsidR="003934F8">
          <w:rPr>
            <w:noProof/>
            <w:webHidden/>
          </w:rPr>
          <w:fldChar w:fldCharType="end"/>
        </w:r>
      </w:hyperlink>
    </w:p>
    <w:p w:rsidR="003934F8" w:rsidRDefault="00F56E6C">
      <w:pPr>
        <w:pStyle w:val="11"/>
        <w:rPr>
          <w:rFonts w:asciiTheme="minorHAnsi" w:eastAsiaTheme="minorEastAsia" w:hAnsiTheme="minorHAnsi" w:cstheme="minorBidi"/>
          <w:bCs w:val="0"/>
          <w:noProof/>
          <w:sz w:val="22"/>
          <w:szCs w:val="22"/>
          <w:lang w:val="ru-RU" w:eastAsia="ru-RU"/>
        </w:rPr>
      </w:pPr>
      <w:hyperlink w:anchor="_Toc489607708" w:history="1">
        <w:r w:rsidR="003934F8" w:rsidRPr="007B5322">
          <w:rPr>
            <w:rStyle w:val="ae"/>
            <w:rFonts w:ascii="Times New Roman" w:hAnsi="Times New Roman"/>
            <w:noProof/>
          </w:rPr>
          <w:t>7. ТРЕБОВАНИЯ ОХРАНЫ ТРУДА И ТЕХНИКИ БЕЗОПАСНОСТИ</w:t>
        </w:r>
        <w:r w:rsidR="003934F8">
          <w:rPr>
            <w:noProof/>
            <w:webHidden/>
          </w:rPr>
          <w:tab/>
        </w:r>
        <w:r w:rsidR="003934F8">
          <w:rPr>
            <w:noProof/>
            <w:webHidden/>
          </w:rPr>
          <w:fldChar w:fldCharType="begin"/>
        </w:r>
        <w:r w:rsidR="003934F8">
          <w:rPr>
            <w:noProof/>
            <w:webHidden/>
          </w:rPr>
          <w:instrText xml:space="preserve"> PAGEREF _Toc489607708 \h </w:instrText>
        </w:r>
        <w:r w:rsidR="003934F8">
          <w:rPr>
            <w:noProof/>
            <w:webHidden/>
          </w:rPr>
        </w:r>
        <w:r w:rsidR="003934F8">
          <w:rPr>
            <w:noProof/>
            <w:webHidden/>
          </w:rPr>
          <w:fldChar w:fldCharType="separate"/>
        </w:r>
        <w:r w:rsidR="001C40FE">
          <w:rPr>
            <w:noProof/>
            <w:webHidden/>
          </w:rPr>
          <w:t>27</w:t>
        </w:r>
        <w:r w:rsidR="003934F8">
          <w:rPr>
            <w:noProof/>
            <w:webHidden/>
          </w:rPr>
          <w:fldChar w:fldCharType="end"/>
        </w:r>
      </w:hyperlink>
    </w:p>
    <w:p w:rsidR="003934F8" w:rsidRDefault="00F56E6C">
      <w:pPr>
        <w:pStyle w:val="25"/>
        <w:tabs>
          <w:tab w:val="right" w:leader="dot" w:pos="9629"/>
        </w:tabs>
        <w:rPr>
          <w:rFonts w:asciiTheme="minorHAnsi" w:eastAsiaTheme="minorEastAsia" w:hAnsiTheme="minorHAnsi" w:cstheme="minorBidi"/>
          <w:noProof/>
          <w:szCs w:val="22"/>
        </w:rPr>
      </w:pPr>
      <w:hyperlink w:anchor="_Toc489607709" w:history="1">
        <w:r w:rsidR="003934F8" w:rsidRPr="007B5322">
          <w:rPr>
            <w:rStyle w:val="ae"/>
            <w:noProof/>
          </w:rPr>
          <w:t>7.1 ТРЕБОВАНИЯ ОХРАНЫ ТРУДА И ТЕХНИКИ БЕЗОПАСНОСТИ НА ЧЕМПИОНАТЕ</w:t>
        </w:r>
        <w:r w:rsidR="003934F8">
          <w:rPr>
            <w:noProof/>
            <w:webHidden/>
          </w:rPr>
          <w:tab/>
        </w:r>
        <w:r w:rsidR="003934F8">
          <w:rPr>
            <w:noProof/>
            <w:webHidden/>
          </w:rPr>
          <w:fldChar w:fldCharType="begin"/>
        </w:r>
        <w:r w:rsidR="003934F8">
          <w:rPr>
            <w:noProof/>
            <w:webHidden/>
          </w:rPr>
          <w:instrText xml:space="preserve"> PAGEREF _Toc489607709 \h </w:instrText>
        </w:r>
        <w:r w:rsidR="003934F8">
          <w:rPr>
            <w:noProof/>
            <w:webHidden/>
          </w:rPr>
        </w:r>
        <w:r w:rsidR="003934F8">
          <w:rPr>
            <w:noProof/>
            <w:webHidden/>
          </w:rPr>
          <w:fldChar w:fldCharType="separate"/>
        </w:r>
        <w:r w:rsidR="001C40FE">
          <w:rPr>
            <w:noProof/>
            <w:webHidden/>
          </w:rPr>
          <w:t>27</w:t>
        </w:r>
        <w:r w:rsidR="003934F8">
          <w:rPr>
            <w:noProof/>
            <w:webHidden/>
          </w:rPr>
          <w:fldChar w:fldCharType="end"/>
        </w:r>
      </w:hyperlink>
    </w:p>
    <w:p w:rsidR="003934F8" w:rsidRDefault="00F56E6C">
      <w:pPr>
        <w:pStyle w:val="25"/>
        <w:tabs>
          <w:tab w:val="right" w:leader="dot" w:pos="9629"/>
        </w:tabs>
        <w:rPr>
          <w:rFonts w:asciiTheme="minorHAnsi" w:eastAsiaTheme="minorEastAsia" w:hAnsiTheme="minorHAnsi" w:cstheme="minorBidi"/>
          <w:noProof/>
          <w:szCs w:val="22"/>
        </w:rPr>
      </w:pPr>
      <w:hyperlink w:anchor="_Toc489607710" w:history="1">
        <w:r w:rsidR="003934F8" w:rsidRPr="007B5322">
          <w:rPr>
            <w:rStyle w:val="ae"/>
            <w:noProof/>
          </w:rPr>
          <w:t>7.2 СПЕЦИФИЧНЫЕ ТРЕБОВАНИЯ ОХРАНЫ ТРУДА, ТЕХНИКИ БЕЗОПАСНОСТИ И ОКРУЖАЮЩЕЙ СРЕДЫ КОМПЕТЕНЦИИ</w:t>
        </w:r>
        <w:r w:rsidR="003934F8">
          <w:rPr>
            <w:noProof/>
            <w:webHidden/>
          </w:rPr>
          <w:tab/>
        </w:r>
        <w:r w:rsidR="003934F8">
          <w:rPr>
            <w:noProof/>
            <w:webHidden/>
          </w:rPr>
          <w:fldChar w:fldCharType="begin"/>
        </w:r>
        <w:r w:rsidR="003934F8">
          <w:rPr>
            <w:noProof/>
            <w:webHidden/>
          </w:rPr>
          <w:instrText xml:space="preserve"> PAGEREF _Toc489607710 \h </w:instrText>
        </w:r>
        <w:r w:rsidR="003934F8">
          <w:rPr>
            <w:noProof/>
            <w:webHidden/>
          </w:rPr>
        </w:r>
        <w:r w:rsidR="003934F8">
          <w:rPr>
            <w:noProof/>
            <w:webHidden/>
          </w:rPr>
          <w:fldChar w:fldCharType="separate"/>
        </w:r>
        <w:r w:rsidR="001C40FE">
          <w:rPr>
            <w:noProof/>
            <w:webHidden/>
          </w:rPr>
          <w:t>27</w:t>
        </w:r>
        <w:r w:rsidR="003934F8">
          <w:rPr>
            <w:noProof/>
            <w:webHidden/>
          </w:rPr>
          <w:fldChar w:fldCharType="end"/>
        </w:r>
      </w:hyperlink>
    </w:p>
    <w:p w:rsidR="003934F8" w:rsidRDefault="00F56E6C">
      <w:pPr>
        <w:pStyle w:val="11"/>
        <w:rPr>
          <w:rFonts w:asciiTheme="minorHAnsi" w:eastAsiaTheme="minorEastAsia" w:hAnsiTheme="minorHAnsi" w:cstheme="minorBidi"/>
          <w:bCs w:val="0"/>
          <w:noProof/>
          <w:sz w:val="22"/>
          <w:szCs w:val="22"/>
          <w:lang w:val="ru-RU" w:eastAsia="ru-RU"/>
        </w:rPr>
      </w:pPr>
      <w:hyperlink w:anchor="_Toc489607711" w:history="1">
        <w:r w:rsidR="003934F8" w:rsidRPr="007B5322">
          <w:rPr>
            <w:rStyle w:val="ae"/>
            <w:rFonts w:ascii="Times New Roman" w:hAnsi="Times New Roman"/>
            <w:noProof/>
          </w:rPr>
          <w:t>8. МАТЕРИАЛЫ И ОБОРУДОВАНИЕ</w:t>
        </w:r>
        <w:r w:rsidR="003934F8">
          <w:rPr>
            <w:noProof/>
            <w:webHidden/>
          </w:rPr>
          <w:tab/>
        </w:r>
        <w:r w:rsidR="003934F8">
          <w:rPr>
            <w:noProof/>
            <w:webHidden/>
          </w:rPr>
          <w:fldChar w:fldCharType="begin"/>
        </w:r>
        <w:r w:rsidR="003934F8">
          <w:rPr>
            <w:noProof/>
            <w:webHidden/>
          </w:rPr>
          <w:instrText xml:space="preserve"> PAGEREF _Toc489607711 \h </w:instrText>
        </w:r>
        <w:r w:rsidR="003934F8">
          <w:rPr>
            <w:noProof/>
            <w:webHidden/>
          </w:rPr>
        </w:r>
        <w:r w:rsidR="003934F8">
          <w:rPr>
            <w:noProof/>
            <w:webHidden/>
          </w:rPr>
          <w:fldChar w:fldCharType="separate"/>
        </w:r>
        <w:r w:rsidR="001C40FE">
          <w:rPr>
            <w:noProof/>
            <w:webHidden/>
          </w:rPr>
          <w:t>27</w:t>
        </w:r>
        <w:r w:rsidR="003934F8">
          <w:rPr>
            <w:noProof/>
            <w:webHidden/>
          </w:rPr>
          <w:fldChar w:fldCharType="end"/>
        </w:r>
      </w:hyperlink>
    </w:p>
    <w:p w:rsidR="003934F8" w:rsidRDefault="00F56E6C">
      <w:pPr>
        <w:pStyle w:val="25"/>
        <w:tabs>
          <w:tab w:val="right" w:leader="dot" w:pos="9629"/>
        </w:tabs>
        <w:rPr>
          <w:rFonts w:asciiTheme="minorHAnsi" w:eastAsiaTheme="minorEastAsia" w:hAnsiTheme="minorHAnsi" w:cstheme="minorBidi"/>
          <w:noProof/>
          <w:szCs w:val="22"/>
        </w:rPr>
      </w:pPr>
      <w:hyperlink w:anchor="_Toc489607712" w:history="1">
        <w:r w:rsidR="003934F8" w:rsidRPr="007B5322">
          <w:rPr>
            <w:rStyle w:val="ae"/>
            <w:noProof/>
          </w:rPr>
          <w:t>8.1. ИНФРАСТРУКТУРНЫЙ ЛИСТ</w:t>
        </w:r>
        <w:r w:rsidR="003934F8">
          <w:rPr>
            <w:noProof/>
            <w:webHidden/>
          </w:rPr>
          <w:tab/>
        </w:r>
        <w:r w:rsidR="003934F8">
          <w:rPr>
            <w:noProof/>
            <w:webHidden/>
          </w:rPr>
          <w:fldChar w:fldCharType="begin"/>
        </w:r>
        <w:r w:rsidR="003934F8">
          <w:rPr>
            <w:noProof/>
            <w:webHidden/>
          </w:rPr>
          <w:instrText xml:space="preserve"> PAGEREF _Toc489607712 \h </w:instrText>
        </w:r>
        <w:r w:rsidR="003934F8">
          <w:rPr>
            <w:noProof/>
            <w:webHidden/>
          </w:rPr>
        </w:r>
        <w:r w:rsidR="003934F8">
          <w:rPr>
            <w:noProof/>
            <w:webHidden/>
          </w:rPr>
          <w:fldChar w:fldCharType="separate"/>
        </w:r>
        <w:r w:rsidR="001C40FE">
          <w:rPr>
            <w:noProof/>
            <w:webHidden/>
          </w:rPr>
          <w:t>36</w:t>
        </w:r>
        <w:r w:rsidR="003934F8">
          <w:rPr>
            <w:noProof/>
            <w:webHidden/>
          </w:rPr>
          <w:fldChar w:fldCharType="end"/>
        </w:r>
      </w:hyperlink>
    </w:p>
    <w:p w:rsidR="003934F8" w:rsidRDefault="00F56E6C">
      <w:pPr>
        <w:pStyle w:val="25"/>
        <w:tabs>
          <w:tab w:val="right" w:leader="dot" w:pos="9629"/>
        </w:tabs>
        <w:rPr>
          <w:rFonts w:asciiTheme="minorHAnsi" w:eastAsiaTheme="minorEastAsia" w:hAnsiTheme="minorHAnsi" w:cstheme="minorBidi"/>
          <w:noProof/>
          <w:szCs w:val="22"/>
        </w:rPr>
      </w:pPr>
      <w:hyperlink w:anchor="_Toc489607713" w:history="1">
        <w:r w:rsidR="003934F8" w:rsidRPr="007B5322">
          <w:rPr>
            <w:rStyle w:val="ae"/>
            <w:noProof/>
          </w:rPr>
          <w:t>8.2. МАТЕРИАЛЫ, ОБОРУДОВАНИЕ И ИНСТРУМЕНТЫ В ИНСТРУМЕНТАЛЬНОМ ЯЩИКЕ (ТУЛБОКС, TOOLBOX)</w:t>
        </w:r>
        <w:r w:rsidR="003934F8">
          <w:rPr>
            <w:noProof/>
            <w:webHidden/>
          </w:rPr>
          <w:tab/>
        </w:r>
        <w:r w:rsidR="003934F8">
          <w:rPr>
            <w:noProof/>
            <w:webHidden/>
          </w:rPr>
          <w:fldChar w:fldCharType="begin"/>
        </w:r>
        <w:r w:rsidR="003934F8">
          <w:rPr>
            <w:noProof/>
            <w:webHidden/>
          </w:rPr>
          <w:instrText xml:space="preserve"> PAGEREF _Toc489607713 \h </w:instrText>
        </w:r>
        <w:r w:rsidR="003934F8">
          <w:rPr>
            <w:noProof/>
            <w:webHidden/>
          </w:rPr>
        </w:r>
        <w:r w:rsidR="003934F8">
          <w:rPr>
            <w:noProof/>
            <w:webHidden/>
          </w:rPr>
          <w:fldChar w:fldCharType="separate"/>
        </w:r>
        <w:r w:rsidR="001C40FE">
          <w:rPr>
            <w:noProof/>
            <w:webHidden/>
          </w:rPr>
          <w:t>36</w:t>
        </w:r>
        <w:r w:rsidR="003934F8">
          <w:rPr>
            <w:noProof/>
            <w:webHidden/>
          </w:rPr>
          <w:fldChar w:fldCharType="end"/>
        </w:r>
      </w:hyperlink>
    </w:p>
    <w:p w:rsidR="003934F8" w:rsidRDefault="00F56E6C">
      <w:pPr>
        <w:pStyle w:val="25"/>
        <w:tabs>
          <w:tab w:val="right" w:leader="dot" w:pos="9629"/>
        </w:tabs>
        <w:rPr>
          <w:rFonts w:asciiTheme="minorHAnsi" w:eastAsiaTheme="minorEastAsia" w:hAnsiTheme="minorHAnsi" w:cstheme="minorBidi"/>
          <w:noProof/>
          <w:szCs w:val="22"/>
        </w:rPr>
      </w:pPr>
      <w:hyperlink w:anchor="_Toc489607714" w:history="1">
        <w:r w:rsidR="003934F8" w:rsidRPr="007B5322">
          <w:rPr>
            <w:rStyle w:val="ae"/>
            <w:noProof/>
          </w:rPr>
          <w:t>8.3. МАТЕРИАЛЫ И ОБОРУДОВАНИЕ, ЗАПРЕЩЕННЫЕ НА ПЛОЩАДКЕ</w:t>
        </w:r>
        <w:r w:rsidR="003934F8">
          <w:rPr>
            <w:noProof/>
            <w:webHidden/>
          </w:rPr>
          <w:tab/>
        </w:r>
        <w:r w:rsidR="003934F8">
          <w:rPr>
            <w:noProof/>
            <w:webHidden/>
          </w:rPr>
          <w:fldChar w:fldCharType="begin"/>
        </w:r>
        <w:r w:rsidR="003934F8">
          <w:rPr>
            <w:noProof/>
            <w:webHidden/>
          </w:rPr>
          <w:instrText xml:space="preserve"> PAGEREF _Toc489607714 \h </w:instrText>
        </w:r>
        <w:r w:rsidR="003934F8">
          <w:rPr>
            <w:noProof/>
            <w:webHidden/>
          </w:rPr>
        </w:r>
        <w:r w:rsidR="003934F8">
          <w:rPr>
            <w:noProof/>
            <w:webHidden/>
          </w:rPr>
          <w:fldChar w:fldCharType="separate"/>
        </w:r>
        <w:r w:rsidR="001C40FE">
          <w:rPr>
            <w:noProof/>
            <w:webHidden/>
          </w:rPr>
          <w:t>36</w:t>
        </w:r>
        <w:r w:rsidR="003934F8">
          <w:rPr>
            <w:noProof/>
            <w:webHidden/>
          </w:rPr>
          <w:fldChar w:fldCharType="end"/>
        </w:r>
      </w:hyperlink>
    </w:p>
    <w:p w:rsidR="003934F8" w:rsidRDefault="00F56E6C">
      <w:pPr>
        <w:pStyle w:val="25"/>
        <w:tabs>
          <w:tab w:val="right" w:leader="dot" w:pos="9629"/>
        </w:tabs>
        <w:rPr>
          <w:rFonts w:asciiTheme="minorHAnsi" w:eastAsiaTheme="minorEastAsia" w:hAnsiTheme="minorHAnsi" w:cstheme="minorBidi"/>
          <w:noProof/>
          <w:szCs w:val="22"/>
        </w:rPr>
      </w:pPr>
      <w:hyperlink w:anchor="_Toc489607715" w:history="1">
        <w:r w:rsidR="003934F8" w:rsidRPr="007B5322">
          <w:rPr>
            <w:rStyle w:val="ae"/>
            <w:noProof/>
          </w:rPr>
          <w:t>8.4. ПРЕДЛАГАЕМАЯ СХЕМА КОНКУРСНОЙ ПЛОЩАДКИ</w:t>
        </w:r>
        <w:r w:rsidR="003934F8">
          <w:rPr>
            <w:noProof/>
            <w:webHidden/>
          </w:rPr>
          <w:tab/>
        </w:r>
        <w:r w:rsidR="003934F8">
          <w:rPr>
            <w:noProof/>
            <w:webHidden/>
          </w:rPr>
          <w:fldChar w:fldCharType="begin"/>
        </w:r>
        <w:r w:rsidR="003934F8">
          <w:rPr>
            <w:noProof/>
            <w:webHidden/>
          </w:rPr>
          <w:instrText xml:space="preserve"> PAGEREF _Toc489607715 \h </w:instrText>
        </w:r>
        <w:r w:rsidR="003934F8">
          <w:rPr>
            <w:noProof/>
            <w:webHidden/>
          </w:rPr>
        </w:r>
        <w:r w:rsidR="003934F8">
          <w:rPr>
            <w:noProof/>
            <w:webHidden/>
          </w:rPr>
          <w:fldChar w:fldCharType="separate"/>
        </w:r>
        <w:r w:rsidR="001C40FE">
          <w:rPr>
            <w:noProof/>
            <w:webHidden/>
          </w:rPr>
          <w:t>37</w:t>
        </w:r>
        <w:r w:rsidR="003934F8">
          <w:rPr>
            <w:noProof/>
            <w:webHidden/>
          </w:rPr>
          <w:fldChar w:fldCharType="end"/>
        </w:r>
      </w:hyperlink>
    </w:p>
    <w:p w:rsidR="003934F8" w:rsidRDefault="00F56E6C">
      <w:pPr>
        <w:pStyle w:val="11"/>
        <w:rPr>
          <w:rFonts w:asciiTheme="minorHAnsi" w:eastAsiaTheme="minorEastAsia" w:hAnsiTheme="minorHAnsi" w:cstheme="minorBidi"/>
          <w:bCs w:val="0"/>
          <w:noProof/>
          <w:sz w:val="22"/>
          <w:szCs w:val="22"/>
          <w:lang w:val="ru-RU" w:eastAsia="ru-RU"/>
        </w:rPr>
      </w:pPr>
      <w:hyperlink w:anchor="_Toc489607716" w:history="1">
        <w:r w:rsidR="003934F8" w:rsidRPr="007B5322">
          <w:rPr>
            <w:rStyle w:val="ae"/>
            <w:rFonts w:ascii="Times New Roman" w:hAnsi="Times New Roman"/>
            <w:noProof/>
          </w:rPr>
          <w:t>9. ОСОБЫЕ ПРАВИЛА ВОЗРАСТНОЙ ГРУППЫ 14-16 ЛЕТ</w:t>
        </w:r>
        <w:r w:rsidR="003934F8">
          <w:rPr>
            <w:noProof/>
            <w:webHidden/>
          </w:rPr>
          <w:tab/>
        </w:r>
        <w:r w:rsidR="003934F8">
          <w:rPr>
            <w:noProof/>
            <w:webHidden/>
          </w:rPr>
          <w:fldChar w:fldCharType="begin"/>
        </w:r>
        <w:r w:rsidR="003934F8">
          <w:rPr>
            <w:noProof/>
            <w:webHidden/>
          </w:rPr>
          <w:instrText xml:space="preserve"> PAGEREF _Toc489607716 \h </w:instrText>
        </w:r>
        <w:r w:rsidR="003934F8">
          <w:rPr>
            <w:noProof/>
            <w:webHidden/>
          </w:rPr>
        </w:r>
        <w:r w:rsidR="003934F8">
          <w:rPr>
            <w:noProof/>
            <w:webHidden/>
          </w:rPr>
          <w:fldChar w:fldCharType="separate"/>
        </w:r>
        <w:r w:rsidR="001C40FE">
          <w:rPr>
            <w:noProof/>
            <w:webHidden/>
          </w:rPr>
          <w:t>40</w:t>
        </w:r>
        <w:r w:rsidR="003934F8">
          <w:rPr>
            <w:noProof/>
            <w:webHidden/>
          </w:rPr>
          <w:fldChar w:fldCharType="end"/>
        </w:r>
      </w:hyperlink>
    </w:p>
    <w:p w:rsidR="00AA2B8A" w:rsidRDefault="0029547E" w:rsidP="00AA2B8A">
      <w:pPr>
        <w:pStyle w:val="bullet"/>
        <w:numPr>
          <w:ilvl w:val="0"/>
          <w:numId w:val="0"/>
        </w:numPr>
        <w:ind w:left="360" w:hanging="360"/>
        <w:jc w:val="both"/>
        <w:rPr>
          <w:rFonts w:ascii="Times New Roman" w:hAnsi="Times New Roman"/>
          <w:bCs/>
          <w:sz w:val="24"/>
          <w:szCs w:val="20"/>
          <w:lang w:val="ru-RU" w:eastAsia="ru-RU"/>
        </w:rPr>
      </w:pPr>
      <w:r w:rsidRPr="0029547E">
        <w:rPr>
          <w:rFonts w:ascii="Times New Roman" w:hAnsi="Times New Roman"/>
          <w:bCs/>
          <w:sz w:val="24"/>
          <w:szCs w:val="20"/>
          <w:lang w:val="ru-RU" w:eastAsia="ru-RU"/>
        </w:rPr>
        <w:fldChar w:fldCharType="end"/>
      </w:r>
    </w:p>
    <w:p w:rsidR="00AA2B8A" w:rsidRDefault="00AA2B8A" w:rsidP="00AA2B8A">
      <w:pPr>
        <w:pStyle w:val="bullet"/>
        <w:numPr>
          <w:ilvl w:val="0"/>
          <w:numId w:val="0"/>
        </w:numPr>
        <w:ind w:left="360" w:hanging="360"/>
        <w:jc w:val="both"/>
        <w:rPr>
          <w:rFonts w:ascii="Times New Roman" w:hAnsi="Times New Roman"/>
          <w:bCs/>
          <w:sz w:val="24"/>
          <w:szCs w:val="20"/>
          <w:lang w:val="ru-RU" w:eastAsia="ru-RU"/>
        </w:rPr>
      </w:pPr>
    </w:p>
    <w:p w:rsidR="00AA2B8A" w:rsidRDefault="00AA2B8A" w:rsidP="00AA2B8A">
      <w:pPr>
        <w:pStyle w:val="bullet"/>
        <w:numPr>
          <w:ilvl w:val="0"/>
          <w:numId w:val="0"/>
        </w:numPr>
        <w:ind w:left="360" w:hanging="360"/>
        <w:jc w:val="both"/>
        <w:rPr>
          <w:rFonts w:ascii="Times New Roman" w:hAnsi="Times New Roman"/>
          <w:bCs/>
          <w:sz w:val="24"/>
          <w:szCs w:val="20"/>
          <w:lang w:val="ru-RU" w:eastAsia="ru-RU"/>
        </w:rPr>
      </w:pPr>
    </w:p>
    <w:p w:rsidR="00AA2B8A" w:rsidRDefault="00AA2B8A" w:rsidP="00AA2B8A">
      <w:pPr>
        <w:pStyle w:val="bullet"/>
        <w:numPr>
          <w:ilvl w:val="0"/>
          <w:numId w:val="0"/>
        </w:numPr>
        <w:ind w:left="360" w:hanging="360"/>
        <w:jc w:val="both"/>
        <w:rPr>
          <w:rFonts w:ascii="Times New Roman" w:hAnsi="Times New Roman"/>
          <w:bCs/>
          <w:sz w:val="24"/>
          <w:szCs w:val="20"/>
          <w:lang w:val="ru-RU" w:eastAsia="ru-RU"/>
        </w:rPr>
      </w:pPr>
    </w:p>
    <w:p w:rsidR="00AA2B8A" w:rsidRDefault="00AA2B8A" w:rsidP="00AA2B8A">
      <w:pPr>
        <w:pStyle w:val="bullet"/>
        <w:numPr>
          <w:ilvl w:val="0"/>
          <w:numId w:val="0"/>
        </w:numPr>
        <w:ind w:left="360" w:hanging="360"/>
        <w:jc w:val="both"/>
        <w:rPr>
          <w:rFonts w:ascii="Times New Roman" w:hAnsi="Times New Roman"/>
          <w:bCs/>
          <w:sz w:val="24"/>
          <w:szCs w:val="20"/>
          <w:lang w:val="ru-RU" w:eastAsia="ru-RU"/>
        </w:rPr>
      </w:pPr>
    </w:p>
    <w:p w:rsidR="00AA2B8A" w:rsidRDefault="00AA2B8A" w:rsidP="00AA2B8A">
      <w:pPr>
        <w:pStyle w:val="bullet"/>
        <w:numPr>
          <w:ilvl w:val="0"/>
          <w:numId w:val="0"/>
        </w:numPr>
        <w:ind w:left="360" w:hanging="360"/>
        <w:jc w:val="both"/>
        <w:rPr>
          <w:rFonts w:ascii="Times New Roman" w:hAnsi="Times New Roman"/>
          <w:bCs/>
          <w:sz w:val="24"/>
          <w:szCs w:val="20"/>
          <w:lang w:val="ru-RU" w:eastAsia="ru-RU"/>
        </w:rPr>
      </w:pPr>
    </w:p>
    <w:p w:rsidR="00AA2B8A" w:rsidRDefault="00AA2B8A" w:rsidP="00AA2B8A">
      <w:pPr>
        <w:pStyle w:val="bullet"/>
        <w:numPr>
          <w:ilvl w:val="0"/>
          <w:numId w:val="0"/>
        </w:numPr>
        <w:ind w:left="360" w:hanging="360"/>
        <w:jc w:val="both"/>
        <w:rPr>
          <w:rFonts w:ascii="Times New Roman" w:hAnsi="Times New Roman"/>
          <w:bCs/>
          <w:sz w:val="24"/>
          <w:szCs w:val="20"/>
          <w:lang w:val="ru-RU" w:eastAsia="ru-RU"/>
        </w:rPr>
      </w:pPr>
    </w:p>
    <w:p w:rsidR="00AA2B8A" w:rsidRDefault="00AA2B8A" w:rsidP="00AA2B8A">
      <w:pPr>
        <w:pStyle w:val="bullet"/>
        <w:numPr>
          <w:ilvl w:val="0"/>
          <w:numId w:val="0"/>
        </w:numPr>
        <w:ind w:left="360" w:hanging="360"/>
        <w:jc w:val="both"/>
        <w:rPr>
          <w:rFonts w:ascii="Times New Roman" w:hAnsi="Times New Roman"/>
          <w:bCs/>
          <w:sz w:val="24"/>
          <w:szCs w:val="20"/>
          <w:lang w:val="ru-RU" w:eastAsia="ru-RU"/>
        </w:rPr>
      </w:pPr>
    </w:p>
    <w:p w:rsidR="00AA2B8A" w:rsidRDefault="00AA2B8A" w:rsidP="00AA2B8A">
      <w:pPr>
        <w:pStyle w:val="bullet"/>
        <w:numPr>
          <w:ilvl w:val="0"/>
          <w:numId w:val="0"/>
        </w:numPr>
        <w:ind w:left="360" w:hanging="360"/>
        <w:jc w:val="both"/>
        <w:rPr>
          <w:rFonts w:ascii="Times New Roman" w:hAnsi="Times New Roman"/>
          <w:bCs/>
          <w:sz w:val="24"/>
          <w:szCs w:val="20"/>
          <w:lang w:val="ru-RU" w:eastAsia="ru-RU"/>
        </w:rPr>
      </w:pPr>
    </w:p>
    <w:p w:rsidR="00AA2B8A" w:rsidRDefault="00AA2B8A" w:rsidP="00AA2B8A">
      <w:pPr>
        <w:pStyle w:val="bullet"/>
        <w:numPr>
          <w:ilvl w:val="0"/>
          <w:numId w:val="0"/>
        </w:numPr>
        <w:ind w:left="360" w:hanging="360"/>
        <w:jc w:val="both"/>
        <w:rPr>
          <w:rFonts w:ascii="Times New Roman" w:hAnsi="Times New Roman"/>
          <w:bCs/>
          <w:sz w:val="24"/>
          <w:szCs w:val="20"/>
          <w:lang w:val="ru-RU" w:eastAsia="ru-RU"/>
        </w:rPr>
      </w:pPr>
    </w:p>
    <w:p w:rsidR="00AA2B8A" w:rsidRDefault="00AA2B8A" w:rsidP="00AA2B8A">
      <w:pPr>
        <w:pStyle w:val="bullet"/>
        <w:numPr>
          <w:ilvl w:val="0"/>
          <w:numId w:val="0"/>
        </w:numPr>
        <w:ind w:left="360" w:hanging="360"/>
        <w:jc w:val="both"/>
        <w:rPr>
          <w:rFonts w:ascii="Times New Roman" w:hAnsi="Times New Roman"/>
          <w:bCs/>
          <w:sz w:val="24"/>
          <w:szCs w:val="20"/>
          <w:lang w:val="ru-RU" w:eastAsia="ru-RU"/>
        </w:rPr>
      </w:pPr>
    </w:p>
    <w:p w:rsidR="00AA2B8A" w:rsidRDefault="00AA2B8A" w:rsidP="00AA2B8A">
      <w:pPr>
        <w:pStyle w:val="bullet"/>
        <w:numPr>
          <w:ilvl w:val="0"/>
          <w:numId w:val="0"/>
        </w:numPr>
        <w:ind w:left="360" w:hanging="360"/>
        <w:jc w:val="both"/>
        <w:rPr>
          <w:rFonts w:ascii="Times New Roman" w:hAnsi="Times New Roman"/>
          <w:bCs/>
          <w:sz w:val="24"/>
          <w:szCs w:val="20"/>
          <w:lang w:val="ru-RU" w:eastAsia="ru-RU"/>
        </w:rPr>
      </w:pPr>
    </w:p>
    <w:p w:rsidR="00AA2B8A" w:rsidRDefault="00AA2B8A" w:rsidP="00AA2B8A">
      <w:pPr>
        <w:pStyle w:val="bullet"/>
        <w:numPr>
          <w:ilvl w:val="0"/>
          <w:numId w:val="0"/>
        </w:numPr>
        <w:ind w:left="360" w:hanging="360"/>
        <w:jc w:val="both"/>
        <w:rPr>
          <w:rFonts w:ascii="Times New Roman" w:hAnsi="Times New Roman"/>
          <w:bCs/>
          <w:sz w:val="24"/>
          <w:szCs w:val="20"/>
          <w:lang w:val="ru-RU" w:eastAsia="ru-RU"/>
        </w:rPr>
      </w:pPr>
    </w:p>
    <w:p w:rsidR="00AA2B8A" w:rsidRDefault="00AA2B8A" w:rsidP="00AA2B8A">
      <w:pPr>
        <w:pStyle w:val="bullet"/>
        <w:numPr>
          <w:ilvl w:val="0"/>
          <w:numId w:val="0"/>
        </w:numPr>
        <w:ind w:left="360" w:hanging="360"/>
        <w:jc w:val="both"/>
        <w:rPr>
          <w:rFonts w:ascii="Times New Roman" w:hAnsi="Times New Roman"/>
          <w:bCs/>
          <w:sz w:val="24"/>
          <w:szCs w:val="20"/>
          <w:lang w:val="ru-RU" w:eastAsia="ru-RU"/>
        </w:rPr>
      </w:pPr>
    </w:p>
    <w:p w:rsidR="00AA2B8A" w:rsidRDefault="00AA2B8A" w:rsidP="00AA2B8A">
      <w:pPr>
        <w:pStyle w:val="bullet"/>
        <w:numPr>
          <w:ilvl w:val="0"/>
          <w:numId w:val="0"/>
        </w:numPr>
        <w:ind w:left="360" w:hanging="360"/>
        <w:jc w:val="both"/>
        <w:rPr>
          <w:rFonts w:ascii="Times New Roman" w:hAnsi="Times New Roman"/>
          <w:bCs/>
          <w:sz w:val="24"/>
          <w:szCs w:val="20"/>
          <w:lang w:val="ru-RU" w:eastAsia="ru-RU"/>
        </w:rPr>
      </w:pPr>
    </w:p>
    <w:p w:rsidR="00AA2B8A" w:rsidRDefault="00AA2B8A" w:rsidP="00AA2B8A">
      <w:pPr>
        <w:pStyle w:val="bullet"/>
        <w:numPr>
          <w:ilvl w:val="0"/>
          <w:numId w:val="0"/>
        </w:numPr>
        <w:ind w:left="360" w:hanging="360"/>
        <w:jc w:val="both"/>
        <w:rPr>
          <w:rFonts w:ascii="Times New Roman" w:hAnsi="Times New Roman"/>
          <w:bCs/>
          <w:sz w:val="24"/>
          <w:szCs w:val="20"/>
          <w:lang w:val="ru-RU" w:eastAsia="ru-RU"/>
        </w:rPr>
      </w:pPr>
    </w:p>
    <w:p w:rsidR="00AA2B8A" w:rsidRDefault="00AA2B8A" w:rsidP="00AA2B8A">
      <w:pPr>
        <w:pStyle w:val="bullet"/>
        <w:numPr>
          <w:ilvl w:val="0"/>
          <w:numId w:val="0"/>
        </w:numPr>
        <w:ind w:left="360" w:hanging="360"/>
        <w:jc w:val="both"/>
        <w:rPr>
          <w:rFonts w:ascii="Times New Roman" w:hAnsi="Times New Roman"/>
          <w:bCs/>
          <w:sz w:val="24"/>
          <w:szCs w:val="20"/>
          <w:lang w:val="ru-RU" w:eastAsia="ru-RU"/>
        </w:rPr>
      </w:pPr>
    </w:p>
    <w:p w:rsidR="00DE39D8" w:rsidRPr="00AA2B8A" w:rsidRDefault="00F56E6C" w:rsidP="00AA2B8A">
      <w:pPr>
        <w:pStyle w:val="bullet"/>
        <w:numPr>
          <w:ilvl w:val="0"/>
          <w:numId w:val="0"/>
        </w:numPr>
        <w:ind w:left="360" w:hanging="360"/>
        <w:jc w:val="both"/>
        <w:rPr>
          <w:rFonts w:ascii="Times New Roman" w:hAnsi="Times New Roman"/>
          <w:color w:val="808080"/>
          <w:sz w:val="20"/>
          <w:lang w:val="ru-RU"/>
        </w:rPr>
      </w:pPr>
      <w:hyperlink r:id="rId10" w:tgtFrame="_blank" w:tooltip="Все права защищены" w:history="1">
        <w:r w:rsidR="00DE39D8" w:rsidRPr="009955F8">
          <w:rPr>
            <w:rFonts w:ascii="Times New Roman" w:hAnsi="Times New Roman"/>
            <w:color w:val="808080"/>
            <w:sz w:val="20"/>
            <w:u w:val="single"/>
          </w:rPr>
          <w:t>Copyright</w:t>
        </w:r>
      </w:hyperlink>
      <w:r w:rsidR="00DE39D8" w:rsidRPr="009955F8">
        <w:rPr>
          <w:rFonts w:ascii="Times New Roman" w:hAnsi="Times New Roman"/>
          <w:color w:val="808080"/>
          <w:sz w:val="20"/>
        </w:rPr>
        <w:t> </w:t>
      </w:r>
      <w:hyperlink r:id="rId11" w:tgtFrame="_blank" w:tooltip="Copyright" w:history="1">
        <w:r w:rsidR="00DE39D8" w:rsidRPr="00AA2B8A">
          <w:rPr>
            <w:rFonts w:ascii="Times New Roman" w:hAnsi="Times New Roman"/>
            <w:color w:val="808080"/>
            <w:sz w:val="20"/>
            <w:u w:val="single"/>
            <w:lang w:val="ru-RU"/>
          </w:rPr>
          <w:t>©</w:t>
        </w:r>
      </w:hyperlink>
      <w:r w:rsidR="00DE39D8" w:rsidRPr="00AA2B8A">
        <w:rPr>
          <w:rFonts w:ascii="Times New Roman" w:hAnsi="Times New Roman"/>
          <w:color w:val="808080"/>
          <w:sz w:val="20"/>
          <w:lang w:val="ru-RU"/>
        </w:rPr>
        <w:t xml:space="preserve"> 2017 СОЮЗ «ВОРЛДСКИЛЛС РОССИЯ» </w:t>
      </w:r>
    </w:p>
    <w:p w:rsidR="00DE39D8" w:rsidRPr="009955F8" w:rsidRDefault="00F56E6C" w:rsidP="00DE39D8">
      <w:pPr>
        <w:spacing w:after="0" w:line="240" w:lineRule="auto"/>
        <w:rPr>
          <w:rFonts w:ascii="Times New Roman" w:hAnsi="Times New Roman" w:cs="Times New Roman"/>
          <w:color w:val="808080"/>
          <w:sz w:val="20"/>
        </w:rPr>
      </w:pPr>
      <w:hyperlink r:id="rId12" w:tgtFrame="_blank" w:tooltip="Регистрация авторских прав" w:history="1">
        <w:r w:rsidR="00DE39D8" w:rsidRPr="009955F8">
          <w:rPr>
            <w:rFonts w:ascii="Times New Roman" w:hAnsi="Times New Roman" w:cs="Times New Roman"/>
            <w:color w:val="808080"/>
            <w:sz w:val="20"/>
            <w:u w:val="single"/>
          </w:rPr>
          <w:t>Все права защищены</w:t>
        </w:r>
      </w:hyperlink>
    </w:p>
    <w:p w:rsidR="00DE39D8" w:rsidRPr="009955F8" w:rsidRDefault="00DE39D8" w:rsidP="00DE39D8">
      <w:pPr>
        <w:spacing w:after="0" w:line="240" w:lineRule="auto"/>
        <w:rPr>
          <w:rFonts w:ascii="Times New Roman" w:hAnsi="Times New Roman" w:cs="Times New Roman"/>
          <w:color w:val="808080"/>
          <w:sz w:val="20"/>
        </w:rPr>
      </w:pPr>
      <w:r w:rsidRPr="009955F8">
        <w:rPr>
          <w:rFonts w:ascii="Times New Roman" w:hAnsi="Times New Roman" w:cs="Times New Roman"/>
          <w:color w:val="808080"/>
          <w:sz w:val="20"/>
        </w:rPr>
        <w:t> </w:t>
      </w:r>
    </w:p>
    <w:p w:rsidR="00DE39D8" w:rsidRPr="009955F8" w:rsidRDefault="00DE39D8" w:rsidP="00DE39D8">
      <w:pPr>
        <w:spacing w:line="240" w:lineRule="auto"/>
        <w:rPr>
          <w:rFonts w:ascii="Times New Roman" w:hAnsi="Times New Roman" w:cs="Times New Roman"/>
          <w:color w:val="808080"/>
          <w:sz w:val="20"/>
        </w:rPr>
      </w:pPr>
      <w:r w:rsidRPr="009955F8">
        <w:rPr>
          <w:rFonts w:ascii="Times New Roman" w:hAnsi="Times New Roman" w:cs="Times New Roman"/>
          <w:color w:val="808080"/>
          <w:sz w:val="20"/>
        </w:rPr>
        <w:t>Любое воспроизведение, переработка, копирование, распространение текстовой информации или графических изображений в любом другом документе, в том числе электронном, на сайте или их размещение для последующего воспроизведения или распространения запрещено правообладателем и может быть осуществлено только с его письменного согласия</w:t>
      </w:r>
    </w:p>
    <w:p w:rsidR="00DE39D8" w:rsidRPr="009955F8" w:rsidRDefault="00DE39D8" w:rsidP="00DE39D8">
      <w:pPr>
        <w:pStyle w:val="-1"/>
        <w:rPr>
          <w:rFonts w:ascii="Times New Roman" w:hAnsi="Times New Roman"/>
          <w:sz w:val="34"/>
          <w:szCs w:val="34"/>
        </w:rPr>
      </w:pPr>
      <w:bookmarkStart w:id="0" w:name="_Toc450204622"/>
      <w:r w:rsidRPr="009955F8">
        <w:rPr>
          <w:rFonts w:ascii="Times New Roman" w:hAnsi="Times New Roman"/>
        </w:rPr>
        <w:br w:type="page"/>
      </w:r>
      <w:bookmarkStart w:id="1" w:name="_Toc489607678"/>
      <w:bookmarkEnd w:id="0"/>
      <w:r w:rsidRPr="009955F8">
        <w:rPr>
          <w:rFonts w:ascii="Times New Roman" w:hAnsi="Times New Roman"/>
          <w:sz w:val="34"/>
          <w:szCs w:val="34"/>
        </w:rPr>
        <w:lastRenderedPageBreak/>
        <w:t>1. ВВЕДЕНИЕ</w:t>
      </w:r>
      <w:bookmarkEnd w:id="1"/>
    </w:p>
    <w:p w:rsidR="00DE39D8" w:rsidRPr="009955F8" w:rsidRDefault="00AA2B8A" w:rsidP="00ED18F9">
      <w:pPr>
        <w:pStyle w:val="-2"/>
        <w:ind w:firstLine="709"/>
        <w:rPr>
          <w:rFonts w:ascii="Times New Roman" w:hAnsi="Times New Roman"/>
        </w:rPr>
      </w:pPr>
      <w:bookmarkStart w:id="2" w:name="_Toc489607679"/>
      <w:r>
        <w:rPr>
          <w:rFonts w:ascii="Times New Roman" w:hAnsi="Times New Roman"/>
        </w:rPr>
        <w:t xml:space="preserve">1.1. </w:t>
      </w:r>
      <w:r w:rsidR="00DE39D8" w:rsidRPr="009955F8">
        <w:rPr>
          <w:rFonts w:ascii="Times New Roman" w:hAnsi="Times New Roman"/>
          <w:caps/>
        </w:rPr>
        <w:t>Название и описание профессиональной компетенции</w:t>
      </w:r>
      <w:bookmarkEnd w:id="2"/>
    </w:p>
    <w:p w:rsidR="00DE39D8" w:rsidRPr="009955F8" w:rsidRDefault="00DE39D8" w:rsidP="00ED18F9">
      <w:pPr>
        <w:spacing w:after="0" w:line="360" w:lineRule="auto"/>
        <w:ind w:firstLine="709"/>
        <w:jc w:val="both"/>
        <w:rPr>
          <w:rFonts w:ascii="Times New Roman" w:hAnsi="Times New Roman" w:cs="Times New Roman"/>
          <w:sz w:val="28"/>
          <w:szCs w:val="28"/>
        </w:rPr>
      </w:pPr>
      <w:r w:rsidRPr="009955F8">
        <w:rPr>
          <w:rFonts w:ascii="Times New Roman" w:hAnsi="Times New Roman" w:cs="Times New Roman"/>
          <w:sz w:val="28"/>
          <w:szCs w:val="28"/>
        </w:rPr>
        <w:t>1.1.1</w:t>
      </w:r>
      <w:r w:rsidRPr="009955F8">
        <w:rPr>
          <w:rFonts w:ascii="Times New Roman" w:hAnsi="Times New Roman" w:cs="Times New Roman"/>
          <w:sz w:val="28"/>
          <w:szCs w:val="28"/>
        </w:rPr>
        <w:tab/>
        <w:t xml:space="preserve">Название профессиональной компетенции: </w:t>
      </w:r>
    </w:p>
    <w:p w:rsidR="001B4DEE" w:rsidRPr="001B4DEE" w:rsidRDefault="001B4DEE" w:rsidP="00ED18F9">
      <w:pPr>
        <w:spacing w:after="0" w:line="360" w:lineRule="auto"/>
        <w:ind w:firstLine="709"/>
        <w:jc w:val="both"/>
        <w:rPr>
          <w:rFonts w:ascii="Times New Roman" w:hAnsi="Times New Roman" w:cs="Times New Roman"/>
          <w:sz w:val="28"/>
          <w:szCs w:val="28"/>
        </w:rPr>
      </w:pPr>
      <w:r w:rsidRPr="001B4DEE">
        <w:rPr>
          <w:rFonts w:ascii="Times New Roman" w:hAnsi="Times New Roman" w:cs="Times New Roman"/>
          <w:sz w:val="28"/>
          <w:szCs w:val="28"/>
        </w:rPr>
        <w:t>Магистральные линии связи. Стр</w:t>
      </w:r>
      <w:r w:rsidR="00B34566">
        <w:rPr>
          <w:rFonts w:ascii="Times New Roman" w:hAnsi="Times New Roman" w:cs="Times New Roman"/>
          <w:sz w:val="28"/>
          <w:szCs w:val="28"/>
        </w:rPr>
        <w:t>оительство и эксплуатация ВОЛП.</w:t>
      </w:r>
    </w:p>
    <w:p w:rsidR="00DE39D8" w:rsidRPr="00087FBC" w:rsidRDefault="00DE39D8" w:rsidP="00ED18F9">
      <w:pPr>
        <w:spacing w:after="0" w:line="360" w:lineRule="auto"/>
        <w:ind w:firstLine="709"/>
        <w:jc w:val="both"/>
        <w:rPr>
          <w:rFonts w:ascii="Times New Roman" w:hAnsi="Times New Roman" w:cs="Times New Roman"/>
          <w:sz w:val="28"/>
          <w:szCs w:val="28"/>
        </w:rPr>
      </w:pPr>
      <w:r w:rsidRPr="009955F8">
        <w:rPr>
          <w:rFonts w:ascii="Times New Roman" w:hAnsi="Times New Roman" w:cs="Times New Roman"/>
          <w:sz w:val="28"/>
          <w:szCs w:val="28"/>
        </w:rPr>
        <w:t>1.1.2</w:t>
      </w:r>
      <w:r w:rsidRPr="009955F8">
        <w:rPr>
          <w:rFonts w:ascii="Times New Roman" w:hAnsi="Times New Roman" w:cs="Times New Roman"/>
          <w:sz w:val="28"/>
          <w:szCs w:val="28"/>
        </w:rPr>
        <w:tab/>
        <w:t>Описание профессиональной компетенции.</w:t>
      </w:r>
    </w:p>
    <w:p w:rsidR="001B4DEE" w:rsidRPr="001B4DEE" w:rsidRDefault="001B4DEE" w:rsidP="001B4DEE">
      <w:pPr>
        <w:spacing w:after="0" w:line="360" w:lineRule="auto"/>
        <w:ind w:firstLine="709"/>
        <w:jc w:val="both"/>
        <w:rPr>
          <w:rFonts w:ascii="Times New Roman" w:hAnsi="Times New Roman" w:cs="Times New Roman"/>
          <w:sz w:val="28"/>
          <w:szCs w:val="28"/>
        </w:rPr>
      </w:pPr>
      <w:r w:rsidRPr="001B4DEE">
        <w:rPr>
          <w:rFonts w:ascii="Times New Roman" w:hAnsi="Times New Roman" w:cs="Times New Roman"/>
          <w:sz w:val="28"/>
          <w:szCs w:val="28"/>
        </w:rPr>
        <w:t>Волоконно-оптическая линия передачи, сокращённо ВОЛП (официальный термин, определённый в ГОСТ Р 57417-2011, ранее в ГОСТ 26599-85.)— это совокупность линейных трактов волоконно-оптических линий передачи, имеющих общий оптический кабель, линейные сооружения и устройства их обслуживания в пределах действия устройств обслуживания. Линии ВОЛП стремительно вытесняют медно-жильные аналоги и устаревшие технологии передачи информации. Увеличение скорости и объема передаваемых данных - одно из важнейших условий бесперебойного взаимодействия и коммуникации во всех уголках земного шара. В этих условиях только сети, построенные на основе Волоконно-оптических линий передачи способны обеспечить необходимое качество связи. Данные технологии применяются повсеместно, соединяют континенты, страны, города. Также, оптическое волокно применимо при построении систем передачи данных в жилых и офисных помещениях.</w:t>
      </w:r>
    </w:p>
    <w:p w:rsidR="001B4DEE" w:rsidRPr="001B4DEE" w:rsidRDefault="001B4DEE" w:rsidP="001B4DEE">
      <w:pPr>
        <w:spacing w:after="0" w:line="360" w:lineRule="auto"/>
        <w:ind w:firstLine="709"/>
        <w:jc w:val="both"/>
        <w:rPr>
          <w:rFonts w:ascii="Times New Roman" w:hAnsi="Times New Roman" w:cs="Times New Roman"/>
          <w:sz w:val="28"/>
          <w:szCs w:val="28"/>
        </w:rPr>
      </w:pPr>
      <w:r w:rsidRPr="001B4DEE">
        <w:rPr>
          <w:rFonts w:ascii="Times New Roman" w:hAnsi="Times New Roman" w:cs="Times New Roman"/>
          <w:sz w:val="28"/>
          <w:szCs w:val="28"/>
        </w:rPr>
        <w:t xml:space="preserve">Создание волоконно-оптической линии связи, состоящей из множества линий передачи – решение, позволяющее значительно ускорить обмен информацией, а также повысить надежность и эффективность эксплуатируемых магистралей. Основным сырьем для производства оптического волокна является двуокись кремния, которая при обработке превращается в кварцевое стекло, а цена производства по такой технологии значительно ниже, чем при производстве медных кабелей связи. Кроме того, оптоволокно имеет более широкую полосу пропускания данных по сравнению с медью и более высокую дальность передачи </w:t>
      </w:r>
      <w:r w:rsidRPr="001B4DEE">
        <w:rPr>
          <w:rFonts w:ascii="Times New Roman" w:hAnsi="Times New Roman" w:cs="Times New Roman"/>
          <w:sz w:val="28"/>
          <w:szCs w:val="28"/>
        </w:rPr>
        <w:lastRenderedPageBreak/>
        <w:t>без использования повторителей сигнала. Данные факторы определяют развитие технологии, делая её самой перспективной на сегодняшний день.</w:t>
      </w:r>
    </w:p>
    <w:p w:rsidR="001B4DEE" w:rsidRDefault="001B4DEE" w:rsidP="001B4DEE">
      <w:pPr>
        <w:spacing w:after="0" w:line="360" w:lineRule="auto"/>
        <w:ind w:firstLine="709"/>
        <w:jc w:val="both"/>
        <w:rPr>
          <w:rFonts w:ascii="Times New Roman" w:hAnsi="Times New Roman" w:cs="Times New Roman"/>
          <w:sz w:val="28"/>
          <w:szCs w:val="28"/>
        </w:rPr>
      </w:pPr>
      <w:r w:rsidRPr="001B4DEE">
        <w:rPr>
          <w:rFonts w:ascii="Times New Roman" w:hAnsi="Times New Roman" w:cs="Times New Roman"/>
          <w:sz w:val="28"/>
          <w:szCs w:val="28"/>
        </w:rPr>
        <w:t>Весомым плюсом по сравнению с медным кабелем, является то, что оптоволоконные аналоги намного меньше подвержены электромагнитным излучениям, так как являются диэлектриками. Такие линии связи обеспечивают бесперебойную передачу данных даже при интенсивном воздействии электромагнитных полей различного происхождения с минимальной потерей данных. То есть воздействие грозовых разрядов и помех от проложенных поблизости электрических кабелей на линянии из оптоволокна минимально. Медножильные кабели наоборот потенциально подвержены воздействию электромагнитного излучения, что в свою очередь приводит к частым сбоям работы линий связи и потери данных абонентов.</w:t>
      </w:r>
    </w:p>
    <w:p w:rsidR="001B4DEE" w:rsidRDefault="001B4DEE" w:rsidP="001B4DEE">
      <w:pPr>
        <w:spacing w:after="0" w:line="360" w:lineRule="auto"/>
        <w:ind w:firstLine="709"/>
        <w:jc w:val="both"/>
        <w:rPr>
          <w:rFonts w:ascii="Times New Roman" w:hAnsi="Times New Roman" w:cs="Times New Roman"/>
          <w:sz w:val="28"/>
          <w:szCs w:val="28"/>
        </w:rPr>
      </w:pPr>
      <w:r w:rsidRPr="001B4DEE">
        <w:rPr>
          <w:rFonts w:ascii="Times New Roman" w:hAnsi="Times New Roman" w:cs="Times New Roman"/>
          <w:sz w:val="28"/>
          <w:szCs w:val="28"/>
        </w:rPr>
        <w:t>Прокладка оптоволоконного кабеля между приемным и передающим оптическими кроссами может быть различной, в зависимости от технических условий и пожеланий Заказчика. Это может быть прокладка кабеля ВОЛП открыто по воздуху, монтаж в грунте, в специальных трубах или коллекторах, в стенах здания за обшивками и в фальш-потолках, в специальных лотках и коробах. Для этого различными заводами выпускается большое количество различных типов оптоволоконных кабелей, разных конструкций – со стальным или пластиковым тросом, в броне и без брони, в горючей или негорючей оболочке. Кроме того, оптические волокна кабелей имеют широкую полосу пропускания. Это позволяет значительно увеличить поток информации по одному оптическому волокну. Данное преимущество позволяет быстро и без потерь передавать огромные потоки информации, объемом десятки терабайты в секунду.</w:t>
      </w:r>
    </w:p>
    <w:p w:rsidR="001B4DEE" w:rsidRPr="001B4DEE" w:rsidRDefault="001B4DEE" w:rsidP="001B4DEE">
      <w:pPr>
        <w:spacing w:after="0" w:line="360" w:lineRule="auto"/>
        <w:ind w:firstLine="709"/>
        <w:jc w:val="both"/>
        <w:rPr>
          <w:rFonts w:ascii="Times New Roman" w:hAnsi="Times New Roman" w:cs="Times New Roman"/>
          <w:sz w:val="28"/>
          <w:szCs w:val="28"/>
        </w:rPr>
      </w:pPr>
      <w:r w:rsidRPr="001B4DEE">
        <w:rPr>
          <w:rFonts w:ascii="Times New Roman" w:hAnsi="Times New Roman" w:cs="Times New Roman"/>
          <w:sz w:val="28"/>
          <w:szCs w:val="28"/>
        </w:rPr>
        <w:t xml:space="preserve">Оптоволоконные линии передачи отлично работают в условиях повышенных требований к защите передаваемой информации. Современные технологии обеспечивают высокую надежность. Волоконно-оптические линии снабжены специальными системами круглосуточного контроля. Они мгновенно </w:t>
      </w:r>
      <w:r w:rsidRPr="001B4DEE">
        <w:rPr>
          <w:rFonts w:ascii="Times New Roman" w:hAnsi="Times New Roman" w:cs="Times New Roman"/>
          <w:sz w:val="28"/>
          <w:szCs w:val="28"/>
        </w:rPr>
        <w:lastRenderedPageBreak/>
        <w:t>отслеживают повреждение кабеля и блокируют канал передачи данных, предотвращая любые попытки взлома и кражи информации.</w:t>
      </w:r>
    </w:p>
    <w:p w:rsidR="00DE39D8" w:rsidRPr="009955F8" w:rsidRDefault="00AA2B8A" w:rsidP="00ED18F9">
      <w:pPr>
        <w:pStyle w:val="-2"/>
        <w:ind w:firstLine="709"/>
        <w:rPr>
          <w:rFonts w:ascii="Times New Roman" w:hAnsi="Times New Roman"/>
        </w:rPr>
      </w:pPr>
      <w:bookmarkStart w:id="3" w:name="_Toc489607680"/>
      <w:r>
        <w:rPr>
          <w:rFonts w:ascii="Times New Roman" w:hAnsi="Times New Roman"/>
        </w:rPr>
        <w:t xml:space="preserve">1.2. </w:t>
      </w:r>
      <w:r w:rsidR="00E857D6" w:rsidRPr="009955F8">
        <w:rPr>
          <w:rFonts w:ascii="Times New Roman" w:hAnsi="Times New Roman"/>
        </w:rPr>
        <w:t xml:space="preserve">ВАЖНОСТЬ И ЗНАЧЕНИЕ НАСТОЯЩЕГО </w:t>
      </w:r>
      <w:r w:rsidR="00DE39D8" w:rsidRPr="009955F8">
        <w:rPr>
          <w:rFonts w:ascii="Times New Roman" w:hAnsi="Times New Roman"/>
        </w:rPr>
        <w:t>ДОКУМЕНТА</w:t>
      </w:r>
      <w:bookmarkEnd w:id="3"/>
    </w:p>
    <w:p w:rsidR="004254FE" w:rsidRPr="009955F8" w:rsidRDefault="00DE39D8" w:rsidP="00ED18F9">
      <w:pPr>
        <w:spacing w:after="0" w:line="360" w:lineRule="auto"/>
        <w:ind w:firstLine="709"/>
        <w:jc w:val="both"/>
        <w:rPr>
          <w:rFonts w:ascii="Times New Roman" w:hAnsi="Times New Roman" w:cs="Times New Roman"/>
          <w:sz w:val="28"/>
          <w:szCs w:val="28"/>
        </w:rPr>
      </w:pPr>
      <w:r w:rsidRPr="009955F8">
        <w:rPr>
          <w:rFonts w:ascii="Times New Roman" w:hAnsi="Times New Roman" w:cs="Times New Roman"/>
          <w:sz w:val="28"/>
          <w:szCs w:val="28"/>
        </w:rPr>
        <w:t xml:space="preserve">Документ содержит информацию о стандартах, которые предъявляются участникам для возможности участия в соревнованиях, а также принципы, методы и процедуры, которые регулируют соревнования. </w:t>
      </w:r>
      <w:r w:rsidR="004254FE" w:rsidRPr="009955F8">
        <w:rPr>
          <w:rFonts w:ascii="Times New Roman" w:hAnsi="Times New Roman" w:cs="Times New Roman"/>
          <w:sz w:val="28"/>
          <w:szCs w:val="28"/>
        </w:rPr>
        <w:t xml:space="preserve">При этом </w:t>
      </w:r>
      <w:r w:rsidR="004254FE" w:rsidRPr="009955F8">
        <w:rPr>
          <w:rFonts w:ascii="Times New Roman" w:hAnsi="Times New Roman" w:cs="Times New Roman"/>
          <w:sz w:val="28"/>
          <w:szCs w:val="28"/>
          <w:lang w:val="en-US"/>
        </w:rPr>
        <w:t>WSR</w:t>
      </w:r>
      <w:r w:rsidR="004254FE" w:rsidRPr="009955F8">
        <w:rPr>
          <w:rFonts w:ascii="Times New Roman" w:hAnsi="Times New Roman" w:cs="Times New Roman"/>
          <w:sz w:val="28"/>
          <w:szCs w:val="28"/>
        </w:rPr>
        <w:t xml:space="preserve"> признаёт авторское право </w:t>
      </w:r>
      <w:r w:rsidR="004254FE" w:rsidRPr="009955F8">
        <w:rPr>
          <w:rFonts w:ascii="Times New Roman" w:hAnsi="Times New Roman" w:cs="Times New Roman"/>
          <w:sz w:val="28"/>
          <w:szCs w:val="28"/>
          <w:lang w:val="en-US"/>
        </w:rPr>
        <w:t>WorldSkills</w:t>
      </w:r>
      <w:r w:rsidR="004254FE" w:rsidRPr="009955F8">
        <w:rPr>
          <w:rFonts w:ascii="Times New Roman" w:hAnsi="Times New Roman" w:cs="Times New Roman"/>
          <w:sz w:val="28"/>
          <w:szCs w:val="28"/>
        </w:rPr>
        <w:t xml:space="preserve"> </w:t>
      </w:r>
      <w:r w:rsidR="004254FE" w:rsidRPr="009955F8">
        <w:rPr>
          <w:rFonts w:ascii="Times New Roman" w:hAnsi="Times New Roman" w:cs="Times New Roman"/>
          <w:sz w:val="28"/>
          <w:szCs w:val="28"/>
          <w:lang w:val="en-US"/>
        </w:rPr>
        <w:t>International</w:t>
      </w:r>
      <w:r w:rsidR="004254FE" w:rsidRPr="009955F8">
        <w:rPr>
          <w:rFonts w:ascii="Times New Roman" w:hAnsi="Times New Roman" w:cs="Times New Roman"/>
          <w:sz w:val="28"/>
          <w:szCs w:val="28"/>
        </w:rPr>
        <w:t xml:space="preserve"> (</w:t>
      </w:r>
      <w:r w:rsidR="004254FE" w:rsidRPr="009955F8">
        <w:rPr>
          <w:rFonts w:ascii="Times New Roman" w:hAnsi="Times New Roman" w:cs="Times New Roman"/>
          <w:sz w:val="28"/>
          <w:szCs w:val="28"/>
          <w:lang w:val="en-US"/>
        </w:rPr>
        <w:t>WSI</w:t>
      </w:r>
      <w:r w:rsidR="004254FE" w:rsidRPr="009955F8">
        <w:rPr>
          <w:rFonts w:ascii="Times New Roman" w:hAnsi="Times New Roman" w:cs="Times New Roman"/>
          <w:sz w:val="28"/>
          <w:szCs w:val="28"/>
        </w:rPr>
        <w:t xml:space="preserve">). </w:t>
      </w:r>
      <w:r w:rsidR="004254FE" w:rsidRPr="009955F8">
        <w:rPr>
          <w:rFonts w:ascii="Times New Roman" w:hAnsi="Times New Roman" w:cs="Times New Roman"/>
          <w:sz w:val="28"/>
          <w:szCs w:val="28"/>
          <w:lang w:val="en-US"/>
        </w:rPr>
        <w:t>WSR</w:t>
      </w:r>
      <w:r w:rsidR="004254FE" w:rsidRPr="009955F8">
        <w:rPr>
          <w:rFonts w:ascii="Times New Roman" w:hAnsi="Times New Roman" w:cs="Times New Roman"/>
          <w:sz w:val="28"/>
          <w:szCs w:val="28"/>
        </w:rPr>
        <w:t xml:space="preserve"> также признаёт права интеллектуальной собственности </w:t>
      </w:r>
      <w:r w:rsidR="004254FE" w:rsidRPr="009955F8">
        <w:rPr>
          <w:rFonts w:ascii="Times New Roman" w:hAnsi="Times New Roman" w:cs="Times New Roman"/>
          <w:sz w:val="28"/>
          <w:szCs w:val="28"/>
          <w:lang w:val="en-US"/>
        </w:rPr>
        <w:t>WSI</w:t>
      </w:r>
      <w:r w:rsidR="004254FE" w:rsidRPr="009955F8">
        <w:rPr>
          <w:rFonts w:ascii="Times New Roman" w:hAnsi="Times New Roman" w:cs="Times New Roman"/>
          <w:sz w:val="28"/>
          <w:szCs w:val="28"/>
        </w:rPr>
        <w:t xml:space="preserve"> в отношении принципов, методов и процедур оценки.</w:t>
      </w:r>
    </w:p>
    <w:p w:rsidR="00DE39D8" w:rsidRPr="009955F8" w:rsidRDefault="00DE39D8" w:rsidP="00ED18F9">
      <w:pPr>
        <w:spacing w:after="0" w:line="360" w:lineRule="auto"/>
        <w:ind w:firstLine="709"/>
        <w:jc w:val="both"/>
        <w:rPr>
          <w:rFonts w:ascii="Times New Roman" w:hAnsi="Times New Roman" w:cs="Times New Roman"/>
          <w:sz w:val="28"/>
          <w:szCs w:val="28"/>
        </w:rPr>
      </w:pPr>
      <w:r w:rsidRPr="009955F8">
        <w:rPr>
          <w:rFonts w:ascii="Times New Roman" w:hAnsi="Times New Roman" w:cs="Times New Roman"/>
          <w:sz w:val="28"/>
          <w:szCs w:val="28"/>
        </w:rPr>
        <w:t>Каждый эксперт и участник должен знать и понимать данное Техническое описание.</w:t>
      </w:r>
    </w:p>
    <w:p w:rsidR="00DE39D8" w:rsidRPr="009955F8" w:rsidRDefault="00AA2B8A" w:rsidP="00ED18F9">
      <w:pPr>
        <w:pStyle w:val="-2"/>
        <w:ind w:firstLine="709"/>
        <w:rPr>
          <w:rFonts w:ascii="Times New Roman" w:hAnsi="Times New Roman"/>
          <w:caps/>
        </w:rPr>
      </w:pPr>
      <w:bookmarkStart w:id="4" w:name="_Toc489607681"/>
      <w:r>
        <w:rPr>
          <w:rFonts w:ascii="Times New Roman" w:hAnsi="Times New Roman"/>
          <w:caps/>
        </w:rPr>
        <w:t xml:space="preserve">1.3. </w:t>
      </w:r>
      <w:r w:rsidR="00E857D6" w:rsidRPr="009955F8">
        <w:rPr>
          <w:rFonts w:ascii="Times New Roman" w:hAnsi="Times New Roman"/>
          <w:caps/>
        </w:rPr>
        <w:t>АССОЦИИРОВАННЫЕ ДОКУМЕНТЫ</w:t>
      </w:r>
      <w:bookmarkEnd w:id="4"/>
    </w:p>
    <w:p w:rsidR="00DE39D8" w:rsidRPr="009955F8" w:rsidRDefault="00DE39D8" w:rsidP="00ED18F9">
      <w:pPr>
        <w:pStyle w:val="afc"/>
        <w:ind w:firstLine="709"/>
        <w:rPr>
          <w:sz w:val="28"/>
          <w:szCs w:val="28"/>
        </w:rPr>
      </w:pPr>
      <w:r w:rsidRPr="009955F8">
        <w:rPr>
          <w:sz w:val="28"/>
          <w:szCs w:val="28"/>
        </w:rPr>
        <w:t>Поскольку данное Техническое описание содержит лишь информацию, относящуюся к соответствующей профессиональной компетенции, его необходимо использовать совместно со следующими документами:</w:t>
      </w:r>
    </w:p>
    <w:p w:rsidR="00DE39D8" w:rsidRPr="009955F8" w:rsidRDefault="00DE39D8" w:rsidP="00C27EE6">
      <w:pPr>
        <w:numPr>
          <w:ilvl w:val="0"/>
          <w:numId w:val="5"/>
        </w:numPr>
        <w:spacing w:after="0" w:line="360" w:lineRule="auto"/>
        <w:ind w:left="714" w:firstLine="709"/>
        <w:jc w:val="both"/>
        <w:rPr>
          <w:rFonts w:ascii="Times New Roman" w:hAnsi="Times New Roman" w:cs="Times New Roman"/>
          <w:sz w:val="28"/>
          <w:szCs w:val="28"/>
        </w:rPr>
      </w:pPr>
      <w:r w:rsidRPr="009955F8">
        <w:rPr>
          <w:rFonts w:ascii="Times New Roman" w:hAnsi="Times New Roman" w:cs="Times New Roman"/>
          <w:sz w:val="28"/>
          <w:szCs w:val="28"/>
        </w:rPr>
        <w:t>WSR, Регламент проведения чемпионата;</w:t>
      </w:r>
    </w:p>
    <w:p w:rsidR="00DE39D8" w:rsidRPr="009955F8" w:rsidRDefault="00E857D6" w:rsidP="00C27EE6">
      <w:pPr>
        <w:numPr>
          <w:ilvl w:val="0"/>
          <w:numId w:val="5"/>
        </w:numPr>
        <w:spacing w:after="0" w:line="360" w:lineRule="auto"/>
        <w:ind w:left="714" w:firstLine="709"/>
        <w:jc w:val="both"/>
        <w:rPr>
          <w:rFonts w:ascii="Times New Roman" w:hAnsi="Times New Roman" w:cs="Times New Roman"/>
          <w:sz w:val="28"/>
          <w:szCs w:val="28"/>
        </w:rPr>
      </w:pPr>
      <w:r w:rsidRPr="009955F8">
        <w:rPr>
          <w:rFonts w:ascii="Times New Roman" w:hAnsi="Times New Roman" w:cs="Times New Roman"/>
          <w:sz w:val="28"/>
          <w:szCs w:val="28"/>
        </w:rPr>
        <w:t>WSR</w:t>
      </w:r>
      <w:r w:rsidR="00DE39D8" w:rsidRPr="009955F8">
        <w:rPr>
          <w:rFonts w:ascii="Times New Roman" w:hAnsi="Times New Roman" w:cs="Times New Roman"/>
          <w:sz w:val="28"/>
          <w:szCs w:val="28"/>
        </w:rPr>
        <w:t>, онлайн-ресурс</w:t>
      </w:r>
      <w:r w:rsidR="00B34566">
        <w:rPr>
          <w:rFonts w:ascii="Times New Roman" w:hAnsi="Times New Roman" w:cs="Times New Roman"/>
          <w:sz w:val="28"/>
          <w:szCs w:val="28"/>
        </w:rPr>
        <w:t>ы, указанные в данном документе;</w:t>
      </w:r>
    </w:p>
    <w:p w:rsidR="00E857D6" w:rsidRPr="009955F8" w:rsidRDefault="00E857D6" w:rsidP="00C27EE6">
      <w:pPr>
        <w:numPr>
          <w:ilvl w:val="0"/>
          <w:numId w:val="5"/>
        </w:numPr>
        <w:spacing w:after="0" w:line="360" w:lineRule="auto"/>
        <w:ind w:firstLine="709"/>
        <w:jc w:val="both"/>
        <w:rPr>
          <w:rFonts w:ascii="Times New Roman" w:hAnsi="Times New Roman" w:cs="Times New Roman"/>
          <w:sz w:val="28"/>
          <w:szCs w:val="28"/>
        </w:rPr>
      </w:pPr>
      <w:r w:rsidRPr="009955F8">
        <w:rPr>
          <w:rFonts w:ascii="Times New Roman" w:hAnsi="Times New Roman" w:cs="Times New Roman"/>
          <w:sz w:val="28"/>
          <w:szCs w:val="28"/>
          <w:lang w:val="en-US"/>
        </w:rPr>
        <w:t>WSR</w:t>
      </w:r>
      <w:r w:rsidRPr="009955F8">
        <w:rPr>
          <w:rFonts w:ascii="Times New Roman" w:hAnsi="Times New Roman" w:cs="Times New Roman"/>
          <w:sz w:val="28"/>
          <w:szCs w:val="28"/>
        </w:rPr>
        <w:t>, политика и нормативные положения</w:t>
      </w:r>
      <w:r w:rsidR="00B34566">
        <w:rPr>
          <w:rFonts w:ascii="Times New Roman" w:hAnsi="Times New Roman" w:cs="Times New Roman"/>
          <w:sz w:val="28"/>
          <w:szCs w:val="28"/>
        </w:rPr>
        <w:t>;</w:t>
      </w:r>
    </w:p>
    <w:p w:rsidR="00DE39D8" w:rsidRPr="009955F8" w:rsidRDefault="00DE39D8" w:rsidP="00C27EE6">
      <w:pPr>
        <w:numPr>
          <w:ilvl w:val="0"/>
          <w:numId w:val="5"/>
        </w:numPr>
        <w:spacing w:after="0" w:line="360" w:lineRule="auto"/>
        <w:ind w:left="714" w:firstLine="709"/>
        <w:jc w:val="both"/>
        <w:rPr>
          <w:rFonts w:ascii="Times New Roman" w:hAnsi="Times New Roman" w:cs="Times New Roman"/>
          <w:sz w:val="28"/>
          <w:szCs w:val="28"/>
        </w:rPr>
      </w:pPr>
      <w:r w:rsidRPr="009955F8">
        <w:rPr>
          <w:rFonts w:ascii="Times New Roman" w:hAnsi="Times New Roman" w:cs="Times New Roman"/>
          <w:sz w:val="28"/>
          <w:szCs w:val="28"/>
        </w:rPr>
        <w:t xml:space="preserve">Инструкция по охране труда и технике безопасности </w:t>
      </w:r>
      <w:r w:rsidR="004254FE" w:rsidRPr="009955F8">
        <w:rPr>
          <w:rFonts w:ascii="Times New Roman" w:hAnsi="Times New Roman" w:cs="Times New Roman"/>
          <w:sz w:val="28"/>
          <w:szCs w:val="28"/>
        </w:rPr>
        <w:t>по компетенции</w:t>
      </w:r>
      <w:r w:rsidR="00B34566">
        <w:rPr>
          <w:rFonts w:ascii="Times New Roman" w:hAnsi="Times New Roman" w:cs="Times New Roman"/>
          <w:sz w:val="28"/>
          <w:szCs w:val="28"/>
        </w:rPr>
        <w:t>.</w:t>
      </w:r>
    </w:p>
    <w:p w:rsidR="00DE39D8" w:rsidRPr="009955F8" w:rsidRDefault="00DE39D8" w:rsidP="00DE39D8">
      <w:pPr>
        <w:pStyle w:val="-1"/>
        <w:rPr>
          <w:rFonts w:ascii="Times New Roman" w:hAnsi="Times New Roman"/>
          <w:sz w:val="34"/>
          <w:szCs w:val="34"/>
        </w:rPr>
      </w:pPr>
      <w:r w:rsidRPr="009955F8">
        <w:rPr>
          <w:rFonts w:ascii="Times New Roman" w:hAnsi="Times New Roman"/>
        </w:rPr>
        <w:br w:type="page"/>
      </w:r>
      <w:bookmarkStart w:id="5" w:name="_Toc489607682"/>
      <w:r w:rsidRPr="009955F8">
        <w:rPr>
          <w:rFonts w:ascii="Times New Roman" w:hAnsi="Times New Roman"/>
          <w:sz w:val="34"/>
          <w:szCs w:val="34"/>
        </w:rPr>
        <w:lastRenderedPageBreak/>
        <w:t>2. СПЕЦИФИКАЦИЯ СТАНДАРТА WORLDSKILLS (</w:t>
      </w:r>
      <w:r w:rsidRPr="009955F8">
        <w:rPr>
          <w:rFonts w:ascii="Times New Roman" w:hAnsi="Times New Roman"/>
          <w:sz w:val="34"/>
          <w:szCs w:val="34"/>
          <w:lang w:val="en-US"/>
        </w:rPr>
        <w:t>WSSS</w:t>
      </w:r>
      <w:r w:rsidRPr="009955F8">
        <w:rPr>
          <w:rFonts w:ascii="Times New Roman" w:hAnsi="Times New Roman"/>
          <w:sz w:val="34"/>
          <w:szCs w:val="34"/>
        </w:rPr>
        <w:t>)</w:t>
      </w:r>
      <w:bookmarkEnd w:id="5"/>
    </w:p>
    <w:p w:rsidR="00DE39D8" w:rsidRPr="009955F8" w:rsidRDefault="00DE39D8" w:rsidP="00ED18F9">
      <w:pPr>
        <w:pStyle w:val="-2"/>
        <w:ind w:firstLine="709"/>
        <w:rPr>
          <w:rFonts w:ascii="Times New Roman" w:hAnsi="Times New Roman"/>
        </w:rPr>
      </w:pPr>
      <w:bookmarkStart w:id="6" w:name="_Toc489607683"/>
      <w:r w:rsidRPr="009955F8">
        <w:rPr>
          <w:rFonts w:ascii="Times New Roman" w:hAnsi="Times New Roman"/>
        </w:rPr>
        <w:t xml:space="preserve">2.1. </w:t>
      </w:r>
      <w:r w:rsidR="005C6A23" w:rsidRPr="009955F8">
        <w:rPr>
          <w:rFonts w:ascii="Times New Roman" w:hAnsi="Times New Roman"/>
        </w:rPr>
        <w:t>ОБЩИЕ СВЕДЕНИЯ О СПЕЦИФИКАЦИИ СТАНДАРТОВ WORLDSKILLS (WSSS)</w:t>
      </w:r>
      <w:bookmarkEnd w:id="6"/>
    </w:p>
    <w:p w:rsidR="00E857D6" w:rsidRPr="009955F8" w:rsidRDefault="00ED18F9" w:rsidP="00ED18F9">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WSSS</w:t>
      </w:r>
      <w:r w:rsidR="00E857D6" w:rsidRPr="009955F8">
        <w:rPr>
          <w:rFonts w:ascii="Times New Roman" w:hAnsi="Times New Roman" w:cs="Times New Roman"/>
          <w:color w:val="000000" w:themeColor="text1"/>
          <w:sz w:val="28"/>
          <w:szCs w:val="28"/>
        </w:rPr>
        <w:t xml:space="preserve"> определяет знание, понимание и конкретные компетенции, которые лежат в основе лучших международных практик технического и профессионального уровня выполнения работы. Она должна отражать коллективное общее понимание того, что соответствующая рабочая специальность или профессия представляет для промышленности и бизнеса.</w:t>
      </w:r>
    </w:p>
    <w:p w:rsidR="00E857D6" w:rsidRPr="009955F8" w:rsidRDefault="00E857D6" w:rsidP="00ED18F9">
      <w:pPr>
        <w:spacing w:after="0" w:line="360" w:lineRule="auto"/>
        <w:ind w:firstLine="709"/>
        <w:jc w:val="both"/>
        <w:rPr>
          <w:rFonts w:ascii="Times New Roman" w:hAnsi="Times New Roman" w:cs="Times New Roman"/>
          <w:color w:val="000000" w:themeColor="text1"/>
          <w:sz w:val="28"/>
          <w:szCs w:val="28"/>
        </w:rPr>
      </w:pPr>
      <w:r w:rsidRPr="009955F8">
        <w:rPr>
          <w:rFonts w:ascii="Times New Roman" w:hAnsi="Times New Roman" w:cs="Times New Roman"/>
          <w:color w:val="000000" w:themeColor="text1"/>
          <w:sz w:val="28"/>
          <w:szCs w:val="28"/>
        </w:rPr>
        <w:t xml:space="preserve">Целью соревнования по компетенции является демонстрация лучших международных практик, как описано в </w:t>
      </w:r>
      <w:r w:rsidR="00ED18F9">
        <w:rPr>
          <w:rFonts w:ascii="Times New Roman" w:hAnsi="Times New Roman" w:cs="Times New Roman"/>
          <w:color w:val="000000" w:themeColor="text1"/>
          <w:sz w:val="28"/>
          <w:szCs w:val="28"/>
          <w:lang w:val="en-US"/>
        </w:rPr>
        <w:t>WSSS</w:t>
      </w:r>
      <w:r w:rsidRPr="009955F8">
        <w:rPr>
          <w:rFonts w:ascii="Times New Roman" w:hAnsi="Times New Roman" w:cs="Times New Roman"/>
          <w:color w:val="000000" w:themeColor="text1"/>
          <w:sz w:val="28"/>
          <w:szCs w:val="28"/>
        </w:rPr>
        <w:t xml:space="preserve"> и в той степени, в которой они могут быть реализованы. Таким образом, </w:t>
      </w:r>
      <w:r w:rsidR="00ED18F9">
        <w:rPr>
          <w:rFonts w:ascii="Times New Roman" w:hAnsi="Times New Roman" w:cs="Times New Roman"/>
          <w:color w:val="000000" w:themeColor="text1"/>
          <w:sz w:val="28"/>
          <w:szCs w:val="28"/>
          <w:lang w:val="en-US"/>
        </w:rPr>
        <w:t>WSSS</w:t>
      </w:r>
      <w:r w:rsidRPr="009955F8">
        <w:rPr>
          <w:rFonts w:ascii="Times New Roman" w:hAnsi="Times New Roman" w:cs="Times New Roman"/>
          <w:color w:val="000000" w:themeColor="text1"/>
          <w:sz w:val="28"/>
          <w:szCs w:val="28"/>
        </w:rPr>
        <w:t xml:space="preserve"> является руководством по необходимому обучению и подготовке для соревнований по компетенции.</w:t>
      </w:r>
    </w:p>
    <w:p w:rsidR="00E857D6" w:rsidRPr="009955F8" w:rsidRDefault="00E857D6" w:rsidP="00ED18F9">
      <w:pPr>
        <w:spacing w:after="0" w:line="360" w:lineRule="auto"/>
        <w:ind w:firstLine="709"/>
        <w:jc w:val="both"/>
        <w:rPr>
          <w:rFonts w:ascii="Times New Roman" w:hAnsi="Times New Roman" w:cs="Times New Roman"/>
          <w:color w:val="000000" w:themeColor="text1"/>
          <w:sz w:val="28"/>
          <w:szCs w:val="28"/>
        </w:rPr>
      </w:pPr>
      <w:r w:rsidRPr="009955F8">
        <w:rPr>
          <w:rFonts w:ascii="Times New Roman" w:hAnsi="Times New Roman" w:cs="Times New Roman"/>
          <w:color w:val="000000" w:themeColor="text1"/>
          <w:sz w:val="28"/>
          <w:szCs w:val="28"/>
        </w:rPr>
        <w:t>В соревнованиях по ко</w:t>
      </w:r>
      <w:r w:rsidR="00056CDE" w:rsidRPr="009955F8">
        <w:rPr>
          <w:rFonts w:ascii="Times New Roman" w:hAnsi="Times New Roman" w:cs="Times New Roman"/>
          <w:color w:val="000000" w:themeColor="text1"/>
          <w:sz w:val="28"/>
          <w:szCs w:val="28"/>
        </w:rPr>
        <w:t>мпетенции проверка</w:t>
      </w:r>
      <w:r w:rsidRPr="009955F8">
        <w:rPr>
          <w:rFonts w:ascii="Times New Roman" w:hAnsi="Times New Roman" w:cs="Times New Roman"/>
          <w:color w:val="000000" w:themeColor="text1"/>
          <w:sz w:val="28"/>
          <w:szCs w:val="28"/>
        </w:rPr>
        <w:t xml:space="preserve"> знаний и понимания осуществляется посредством оценки выполнения </w:t>
      </w:r>
      <w:r w:rsidR="00056CDE" w:rsidRPr="009955F8">
        <w:rPr>
          <w:rFonts w:ascii="Times New Roman" w:hAnsi="Times New Roman" w:cs="Times New Roman"/>
          <w:color w:val="000000" w:themeColor="text1"/>
          <w:sz w:val="28"/>
          <w:szCs w:val="28"/>
        </w:rPr>
        <w:t xml:space="preserve">практической </w:t>
      </w:r>
      <w:r w:rsidRPr="009955F8">
        <w:rPr>
          <w:rFonts w:ascii="Times New Roman" w:hAnsi="Times New Roman" w:cs="Times New Roman"/>
          <w:color w:val="000000" w:themeColor="text1"/>
          <w:sz w:val="28"/>
          <w:szCs w:val="28"/>
        </w:rPr>
        <w:t>работы. Отдельных</w:t>
      </w:r>
      <w:r w:rsidR="00056CDE" w:rsidRPr="009955F8">
        <w:rPr>
          <w:rFonts w:ascii="Times New Roman" w:hAnsi="Times New Roman" w:cs="Times New Roman"/>
          <w:color w:val="000000" w:themeColor="text1"/>
          <w:sz w:val="28"/>
          <w:szCs w:val="28"/>
        </w:rPr>
        <w:t xml:space="preserve"> теоретических</w:t>
      </w:r>
      <w:r w:rsidRPr="009955F8">
        <w:rPr>
          <w:rFonts w:ascii="Times New Roman" w:hAnsi="Times New Roman" w:cs="Times New Roman"/>
          <w:color w:val="000000" w:themeColor="text1"/>
          <w:sz w:val="28"/>
          <w:szCs w:val="28"/>
        </w:rPr>
        <w:t xml:space="preserve"> тестов на знание и понимание не предусмотрено.</w:t>
      </w:r>
    </w:p>
    <w:p w:rsidR="00E857D6" w:rsidRPr="009955F8" w:rsidRDefault="00ED18F9" w:rsidP="00ED18F9">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WSSS</w:t>
      </w:r>
      <w:r w:rsidR="00E857D6" w:rsidRPr="009955F8">
        <w:rPr>
          <w:rFonts w:ascii="Times New Roman" w:hAnsi="Times New Roman" w:cs="Times New Roman"/>
          <w:color w:val="000000" w:themeColor="text1"/>
          <w:sz w:val="28"/>
          <w:szCs w:val="28"/>
        </w:rPr>
        <w:t xml:space="preserve"> разделена на</w:t>
      </w:r>
      <w:r w:rsidR="00056CDE" w:rsidRPr="009955F8">
        <w:rPr>
          <w:rFonts w:ascii="Times New Roman" w:hAnsi="Times New Roman" w:cs="Times New Roman"/>
          <w:color w:val="000000" w:themeColor="text1"/>
          <w:sz w:val="28"/>
          <w:szCs w:val="28"/>
        </w:rPr>
        <w:t xml:space="preserve"> четкие разделы с номерами и заголовками</w:t>
      </w:r>
      <w:r w:rsidR="00E857D6" w:rsidRPr="009955F8">
        <w:rPr>
          <w:rFonts w:ascii="Times New Roman" w:hAnsi="Times New Roman" w:cs="Times New Roman"/>
          <w:color w:val="000000" w:themeColor="text1"/>
          <w:sz w:val="28"/>
          <w:szCs w:val="28"/>
        </w:rPr>
        <w:t>.</w:t>
      </w:r>
    </w:p>
    <w:p w:rsidR="00E857D6" w:rsidRPr="009955F8" w:rsidRDefault="00E857D6" w:rsidP="00ED18F9">
      <w:pPr>
        <w:spacing w:after="0" w:line="360" w:lineRule="auto"/>
        <w:ind w:firstLine="709"/>
        <w:jc w:val="both"/>
        <w:rPr>
          <w:rFonts w:ascii="Times New Roman" w:hAnsi="Times New Roman" w:cs="Times New Roman"/>
          <w:color w:val="000000" w:themeColor="text1"/>
          <w:sz w:val="28"/>
          <w:szCs w:val="28"/>
        </w:rPr>
      </w:pPr>
      <w:r w:rsidRPr="009955F8">
        <w:rPr>
          <w:rFonts w:ascii="Times New Roman" w:hAnsi="Times New Roman" w:cs="Times New Roman"/>
          <w:color w:val="000000" w:themeColor="text1"/>
          <w:sz w:val="28"/>
          <w:szCs w:val="28"/>
        </w:rPr>
        <w:t xml:space="preserve">Каждому разделу назначен процент относительной важности в рамках </w:t>
      </w:r>
      <w:r w:rsidR="00ED18F9">
        <w:rPr>
          <w:rFonts w:ascii="Times New Roman" w:hAnsi="Times New Roman" w:cs="Times New Roman"/>
          <w:color w:val="000000" w:themeColor="text1"/>
          <w:sz w:val="28"/>
          <w:szCs w:val="28"/>
          <w:lang w:val="en-US"/>
        </w:rPr>
        <w:t>WSSS</w:t>
      </w:r>
      <w:r w:rsidR="00056CDE" w:rsidRPr="009955F8">
        <w:rPr>
          <w:rFonts w:ascii="Times New Roman" w:hAnsi="Times New Roman" w:cs="Times New Roman"/>
          <w:color w:val="000000" w:themeColor="text1"/>
          <w:sz w:val="28"/>
          <w:szCs w:val="28"/>
        </w:rPr>
        <w:t>. Сумма всех процентов относительной важности</w:t>
      </w:r>
      <w:r w:rsidRPr="009955F8">
        <w:rPr>
          <w:rFonts w:ascii="Times New Roman" w:hAnsi="Times New Roman" w:cs="Times New Roman"/>
          <w:color w:val="000000" w:themeColor="text1"/>
          <w:sz w:val="28"/>
          <w:szCs w:val="28"/>
        </w:rPr>
        <w:t xml:space="preserve"> составляет 100.</w:t>
      </w:r>
    </w:p>
    <w:p w:rsidR="00E857D6" w:rsidRPr="009955F8" w:rsidRDefault="00E857D6" w:rsidP="00ED18F9">
      <w:pPr>
        <w:spacing w:after="0" w:line="360" w:lineRule="auto"/>
        <w:ind w:firstLine="709"/>
        <w:jc w:val="both"/>
        <w:rPr>
          <w:rFonts w:ascii="Times New Roman" w:hAnsi="Times New Roman" w:cs="Times New Roman"/>
          <w:color w:val="000000" w:themeColor="text1"/>
          <w:sz w:val="28"/>
          <w:szCs w:val="28"/>
        </w:rPr>
      </w:pPr>
      <w:r w:rsidRPr="009955F8">
        <w:rPr>
          <w:rFonts w:ascii="Times New Roman" w:hAnsi="Times New Roman" w:cs="Times New Roman"/>
          <w:color w:val="000000" w:themeColor="text1"/>
          <w:sz w:val="28"/>
          <w:szCs w:val="28"/>
        </w:rPr>
        <w:t xml:space="preserve">В схеме выставления оценок и конкурсном задании оцениваются только те компетенции, которые изложены в </w:t>
      </w:r>
      <w:r w:rsidR="00ED18F9">
        <w:rPr>
          <w:rFonts w:ascii="Times New Roman" w:hAnsi="Times New Roman" w:cs="Times New Roman"/>
          <w:color w:val="000000" w:themeColor="text1"/>
          <w:sz w:val="28"/>
          <w:szCs w:val="28"/>
          <w:lang w:val="en-US"/>
        </w:rPr>
        <w:t>WSSS</w:t>
      </w:r>
      <w:r w:rsidRPr="009955F8">
        <w:rPr>
          <w:rFonts w:ascii="Times New Roman" w:hAnsi="Times New Roman" w:cs="Times New Roman"/>
          <w:color w:val="000000" w:themeColor="text1"/>
          <w:sz w:val="28"/>
          <w:szCs w:val="28"/>
        </w:rPr>
        <w:t xml:space="preserve">. Они должны отражать </w:t>
      </w:r>
      <w:r w:rsidR="00ED18F9">
        <w:rPr>
          <w:rFonts w:ascii="Times New Roman" w:hAnsi="Times New Roman" w:cs="Times New Roman"/>
          <w:color w:val="000000" w:themeColor="text1"/>
          <w:sz w:val="28"/>
          <w:szCs w:val="28"/>
          <w:lang w:val="en-US"/>
        </w:rPr>
        <w:t>WSSS</w:t>
      </w:r>
      <w:r w:rsidRPr="009955F8">
        <w:rPr>
          <w:rFonts w:ascii="Times New Roman" w:hAnsi="Times New Roman" w:cs="Times New Roman"/>
          <w:color w:val="000000" w:themeColor="text1"/>
          <w:sz w:val="28"/>
          <w:szCs w:val="28"/>
        </w:rPr>
        <w:t xml:space="preserve"> настолько всесторонне, насколько допускают ограничения соревнования по компетенции.</w:t>
      </w:r>
    </w:p>
    <w:p w:rsidR="00DE39D8" w:rsidRDefault="00E857D6" w:rsidP="00ED18F9">
      <w:pPr>
        <w:spacing w:after="0" w:line="360" w:lineRule="auto"/>
        <w:ind w:firstLine="709"/>
        <w:jc w:val="both"/>
        <w:rPr>
          <w:rFonts w:ascii="Times New Roman" w:hAnsi="Times New Roman" w:cs="Times New Roman"/>
          <w:color w:val="000000" w:themeColor="text1"/>
          <w:sz w:val="28"/>
          <w:szCs w:val="28"/>
        </w:rPr>
      </w:pPr>
      <w:r w:rsidRPr="009955F8">
        <w:rPr>
          <w:rFonts w:ascii="Times New Roman" w:hAnsi="Times New Roman" w:cs="Times New Roman"/>
          <w:color w:val="000000" w:themeColor="text1"/>
          <w:sz w:val="28"/>
          <w:szCs w:val="28"/>
        </w:rPr>
        <w:t xml:space="preserve">Схема выставления оценок и конкурсное задание будут отражать распределение оценок в рамках </w:t>
      </w:r>
      <w:r w:rsidR="00ED18F9">
        <w:rPr>
          <w:rFonts w:ascii="Times New Roman" w:hAnsi="Times New Roman" w:cs="Times New Roman"/>
          <w:color w:val="000000" w:themeColor="text1"/>
          <w:sz w:val="28"/>
          <w:szCs w:val="28"/>
          <w:lang w:val="en-US"/>
        </w:rPr>
        <w:t>WSSS</w:t>
      </w:r>
      <w:r w:rsidRPr="009955F8">
        <w:rPr>
          <w:rFonts w:ascii="Times New Roman" w:hAnsi="Times New Roman" w:cs="Times New Roman"/>
          <w:color w:val="000000" w:themeColor="text1"/>
          <w:sz w:val="28"/>
          <w:szCs w:val="28"/>
        </w:rPr>
        <w:t xml:space="preserve"> в максимально возможной степени.</w:t>
      </w:r>
      <w:r w:rsidR="002B1426" w:rsidRPr="009955F8">
        <w:rPr>
          <w:rFonts w:ascii="Times New Roman" w:hAnsi="Times New Roman" w:cs="Times New Roman"/>
          <w:color w:val="000000" w:themeColor="text1"/>
          <w:sz w:val="28"/>
          <w:szCs w:val="28"/>
        </w:rPr>
        <w:t xml:space="preserve"> Допускаются колебания в пределах 5% при условии, что они не исказят весовые коэффициенты, заданные условиями </w:t>
      </w:r>
      <w:r w:rsidR="002B1426" w:rsidRPr="009955F8">
        <w:rPr>
          <w:rFonts w:ascii="Times New Roman" w:hAnsi="Times New Roman" w:cs="Times New Roman"/>
          <w:color w:val="000000" w:themeColor="text1"/>
          <w:sz w:val="28"/>
          <w:szCs w:val="28"/>
          <w:lang w:val="en-US"/>
        </w:rPr>
        <w:t>WSSS</w:t>
      </w:r>
      <w:r w:rsidR="002B1426" w:rsidRPr="009955F8">
        <w:rPr>
          <w:rFonts w:ascii="Times New Roman" w:hAnsi="Times New Roman" w:cs="Times New Roman"/>
          <w:color w:val="000000" w:themeColor="text1"/>
          <w:sz w:val="28"/>
          <w:szCs w:val="28"/>
        </w:rPr>
        <w:t>.</w:t>
      </w:r>
    </w:p>
    <w:p w:rsidR="000E5C11" w:rsidRDefault="000E5C11" w:rsidP="00ED18F9">
      <w:pPr>
        <w:spacing w:after="0" w:line="360" w:lineRule="auto"/>
        <w:ind w:firstLine="709"/>
        <w:jc w:val="both"/>
        <w:rPr>
          <w:rFonts w:ascii="Times New Roman" w:hAnsi="Times New Roman" w:cs="Times New Roman"/>
          <w:color w:val="000000" w:themeColor="text1"/>
          <w:sz w:val="28"/>
          <w:szCs w:val="28"/>
        </w:rPr>
      </w:pPr>
    </w:p>
    <w:p w:rsidR="000E5C11" w:rsidRDefault="000E5C11" w:rsidP="00ED18F9">
      <w:pPr>
        <w:spacing w:after="0" w:line="360" w:lineRule="auto"/>
        <w:ind w:firstLine="709"/>
        <w:jc w:val="both"/>
        <w:rPr>
          <w:rFonts w:ascii="Times New Roman" w:hAnsi="Times New Roman" w:cs="Times New Roman"/>
          <w:color w:val="000000" w:themeColor="text1"/>
          <w:sz w:val="28"/>
          <w:szCs w:val="28"/>
        </w:rPr>
      </w:pPr>
    </w:p>
    <w:tbl>
      <w:tblPr>
        <w:tblStyle w:val="af"/>
        <w:tblW w:w="0" w:type="auto"/>
        <w:tblBorders>
          <w:top w:val="single" w:sz="12" w:space="0" w:color="5B9BD5" w:themeColor="accent1"/>
          <w:left w:val="single" w:sz="12" w:space="0" w:color="5B9BD5" w:themeColor="accent1"/>
          <w:bottom w:val="single" w:sz="12" w:space="0" w:color="5B9BD5" w:themeColor="accent1"/>
          <w:right w:val="single" w:sz="12" w:space="0" w:color="5B9BD5" w:themeColor="accent1"/>
          <w:insideH w:val="single" w:sz="12" w:space="0" w:color="5B9BD5" w:themeColor="accent1"/>
          <w:insideV w:val="single" w:sz="12" w:space="0" w:color="5B9BD5" w:themeColor="accent1"/>
        </w:tblBorders>
        <w:tblLook w:val="04A0" w:firstRow="1" w:lastRow="0" w:firstColumn="1" w:lastColumn="0" w:noHBand="0" w:noVBand="1"/>
      </w:tblPr>
      <w:tblGrid>
        <w:gridCol w:w="518"/>
        <w:gridCol w:w="7634"/>
        <w:gridCol w:w="1457"/>
      </w:tblGrid>
      <w:tr w:rsidR="000E5C11" w:rsidRPr="009955F8" w:rsidTr="000E5C11">
        <w:tc>
          <w:tcPr>
            <w:tcW w:w="8152" w:type="dxa"/>
            <w:gridSpan w:val="2"/>
            <w:shd w:val="clear" w:color="auto" w:fill="5B9BD5" w:themeFill="accent1"/>
          </w:tcPr>
          <w:p w:rsidR="000E5C11" w:rsidRPr="00ED18F9" w:rsidRDefault="000E5C11" w:rsidP="000E5C11">
            <w:pPr>
              <w:rPr>
                <w:b/>
                <w:bCs/>
                <w:color w:val="FFFFFF" w:themeColor="background1"/>
                <w:sz w:val="28"/>
                <w:szCs w:val="28"/>
                <w:highlight w:val="green"/>
              </w:rPr>
            </w:pPr>
            <w:r w:rsidRPr="00ED18F9">
              <w:rPr>
                <w:b/>
                <w:bCs/>
                <w:color w:val="FFFFFF" w:themeColor="background1"/>
                <w:sz w:val="28"/>
                <w:szCs w:val="28"/>
              </w:rPr>
              <w:lastRenderedPageBreak/>
              <w:t>Раздел</w:t>
            </w:r>
          </w:p>
        </w:tc>
        <w:tc>
          <w:tcPr>
            <w:tcW w:w="1457" w:type="dxa"/>
            <w:shd w:val="clear" w:color="auto" w:fill="5B9BD5" w:themeFill="accent1"/>
          </w:tcPr>
          <w:p w:rsidR="000E5C11" w:rsidRPr="00ED18F9" w:rsidRDefault="000E5C11" w:rsidP="000E5C11">
            <w:pPr>
              <w:rPr>
                <w:b/>
                <w:bCs/>
                <w:color w:val="FFFFFF" w:themeColor="background1"/>
                <w:sz w:val="28"/>
                <w:szCs w:val="28"/>
              </w:rPr>
            </w:pPr>
            <w:r w:rsidRPr="00ED18F9">
              <w:rPr>
                <w:b/>
                <w:bCs/>
                <w:color w:val="FFFFFF" w:themeColor="background1"/>
                <w:sz w:val="28"/>
                <w:szCs w:val="28"/>
              </w:rPr>
              <w:t>Важность</w:t>
            </w:r>
          </w:p>
          <w:p w:rsidR="000E5C11" w:rsidRPr="00ED18F9" w:rsidRDefault="000E5C11" w:rsidP="000E5C11">
            <w:pPr>
              <w:rPr>
                <w:b/>
                <w:bCs/>
                <w:color w:val="FFFFFF" w:themeColor="background1"/>
                <w:sz w:val="28"/>
                <w:szCs w:val="28"/>
                <w:highlight w:val="green"/>
              </w:rPr>
            </w:pPr>
            <w:r w:rsidRPr="00ED18F9">
              <w:rPr>
                <w:b/>
                <w:bCs/>
                <w:color w:val="FFFFFF" w:themeColor="background1"/>
                <w:sz w:val="28"/>
                <w:szCs w:val="28"/>
              </w:rPr>
              <w:t>(%)</w:t>
            </w:r>
          </w:p>
        </w:tc>
      </w:tr>
      <w:tr w:rsidR="000E5C11" w:rsidRPr="009955F8" w:rsidTr="000E5C11">
        <w:tc>
          <w:tcPr>
            <w:tcW w:w="518" w:type="dxa"/>
            <w:shd w:val="clear" w:color="auto" w:fill="002060"/>
          </w:tcPr>
          <w:p w:rsidR="000E5C11" w:rsidRPr="00ED18F9" w:rsidRDefault="000E5C11" w:rsidP="000E5C11">
            <w:pPr>
              <w:rPr>
                <w:b/>
                <w:bCs/>
                <w:color w:val="FFFFFF" w:themeColor="background1"/>
                <w:sz w:val="28"/>
                <w:szCs w:val="28"/>
              </w:rPr>
            </w:pPr>
            <w:r w:rsidRPr="00ED18F9">
              <w:rPr>
                <w:b/>
                <w:bCs/>
                <w:color w:val="FFFFFF" w:themeColor="background1"/>
                <w:sz w:val="28"/>
                <w:szCs w:val="28"/>
              </w:rPr>
              <w:t>1</w:t>
            </w:r>
          </w:p>
        </w:tc>
        <w:tc>
          <w:tcPr>
            <w:tcW w:w="7634" w:type="dxa"/>
            <w:shd w:val="clear" w:color="auto" w:fill="002060"/>
          </w:tcPr>
          <w:p w:rsidR="000E5C11" w:rsidRPr="00ED18F9" w:rsidRDefault="000E5C11" w:rsidP="000E5C11">
            <w:pPr>
              <w:rPr>
                <w:b/>
                <w:bCs/>
                <w:color w:val="FFFFFF" w:themeColor="background1"/>
                <w:sz w:val="28"/>
                <w:szCs w:val="28"/>
              </w:rPr>
            </w:pPr>
            <w:r>
              <w:rPr>
                <w:b/>
                <w:bCs/>
                <w:color w:val="FFFFFF" w:themeColor="background1"/>
                <w:sz w:val="28"/>
                <w:szCs w:val="28"/>
              </w:rPr>
              <w:t>Организация работ</w:t>
            </w:r>
          </w:p>
        </w:tc>
        <w:tc>
          <w:tcPr>
            <w:tcW w:w="1457" w:type="dxa"/>
            <w:shd w:val="clear" w:color="auto" w:fill="002060"/>
          </w:tcPr>
          <w:p w:rsidR="000E5C11" w:rsidRPr="00ED18F9" w:rsidRDefault="000E5C11" w:rsidP="000E5C11">
            <w:pPr>
              <w:rPr>
                <w:b/>
                <w:bCs/>
                <w:color w:val="FFFFFF" w:themeColor="background1"/>
                <w:sz w:val="28"/>
                <w:szCs w:val="28"/>
              </w:rPr>
            </w:pPr>
            <w:r>
              <w:rPr>
                <w:b/>
                <w:bCs/>
                <w:color w:val="FFFFFF" w:themeColor="background1"/>
                <w:sz w:val="28"/>
                <w:szCs w:val="28"/>
              </w:rPr>
              <w:t>10</w:t>
            </w:r>
          </w:p>
        </w:tc>
      </w:tr>
      <w:tr w:rsidR="000E5C11" w:rsidRPr="009955F8" w:rsidTr="000E5C11">
        <w:tc>
          <w:tcPr>
            <w:tcW w:w="518" w:type="dxa"/>
          </w:tcPr>
          <w:p w:rsidR="000E5C11" w:rsidRPr="00ED18F9" w:rsidRDefault="000E5C11" w:rsidP="000E5C11">
            <w:pPr>
              <w:rPr>
                <w:b/>
                <w:bCs/>
                <w:sz w:val="28"/>
                <w:szCs w:val="28"/>
              </w:rPr>
            </w:pPr>
          </w:p>
        </w:tc>
        <w:tc>
          <w:tcPr>
            <w:tcW w:w="7634" w:type="dxa"/>
          </w:tcPr>
          <w:p w:rsidR="000E5C11" w:rsidRDefault="000E5C11" w:rsidP="000E5C11">
            <w:pPr>
              <w:rPr>
                <w:bCs/>
                <w:sz w:val="28"/>
                <w:szCs w:val="28"/>
              </w:rPr>
            </w:pPr>
            <w:r w:rsidRPr="00ED18F9">
              <w:rPr>
                <w:bCs/>
                <w:sz w:val="28"/>
                <w:szCs w:val="28"/>
              </w:rPr>
              <w:t>Специалист должен знать и понимать:</w:t>
            </w:r>
          </w:p>
          <w:p w:rsidR="000E5C11" w:rsidRPr="00C723D2" w:rsidRDefault="000E5C11" w:rsidP="000E5C11">
            <w:pPr>
              <w:numPr>
                <w:ilvl w:val="0"/>
                <w:numId w:val="6"/>
              </w:numPr>
              <w:rPr>
                <w:bCs/>
                <w:sz w:val="28"/>
                <w:szCs w:val="28"/>
              </w:rPr>
            </w:pPr>
            <w:r>
              <w:rPr>
                <w:bCs/>
                <w:sz w:val="28"/>
                <w:szCs w:val="28"/>
              </w:rPr>
              <w:t xml:space="preserve">Правила оказания первой медицинской помощи. </w:t>
            </w:r>
          </w:p>
          <w:p w:rsidR="000E5C11" w:rsidRPr="00C723D2" w:rsidRDefault="000E5C11" w:rsidP="000E5C11">
            <w:pPr>
              <w:numPr>
                <w:ilvl w:val="0"/>
                <w:numId w:val="6"/>
              </w:numPr>
              <w:rPr>
                <w:bCs/>
                <w:sz w:val="28"/>
                <w:szCs w:val="28"/>
              </w:rPr>
            </w:pPr>
            <w:r w:rsidRPr="00475615">
              <w:rPr>
                <w:bCs/>
                <w:sz w:val="28"/>
                <w:szCs w:val="28"/>
              </w:rPr>
              <w:t>Инструкция по охране труда </w:t>
            </w:r>
            <w:r w:rsidRPr="00475615">
              <w:rPr>
                <w:bCs/>
                <w:sz w:val="28"/>
                <w:szCs w:val="28"/>
              </w:rPr>
              <w:br/>
              <w:t>при работах на волоконно-оптических кабелях связи; </w:t>
            </w:r>
          </w:p>
          <w:p w:rsidR="000E5C11" w:rsidRPr="00C723D2" w:rsidRDefault="000E5C11" w:rsidP="000E5C11">
            <w:pPr>
              <w:numPr>
                <w:ilvl w:val="0"/>
                <w:numId w:val="6"/>
              </w:numPr>
              <w:rPr>
                <w:bCs/>
                <w:sz w:val="28"/>
                <w:szCs w:val="28"/>
              </w:rPr>
            </w:pPr>
            <w:r w:rsidRPr="00475615">
              <w:rPr>
                <w:bCs/>
                <w:sz w:val="28"/>
                <w:szCs w:val="28"/>
              </w:rPr>
              <w:t>Технику безопасности при работе на электрооборудовании;</w:t>
            </w:r>
          </w:p>
          <w:p w:rsidR="000E5C11" w:rsidRDefault="000E5C11" w:rsidP="000E5C11">
            <w:pPr>
              <w:numPr>
                <w:ilvl w:val="0"/>
                <w:numId w:val="6"/>
              </w:numPr>
              <w:rPr>
                <w:bCs/>
                <w:sz w:val="28"/>
                <w:szCs w:val="28"/>
              </w:rPr>
            </w:pPr>
            <w:r>
              <w:rPr>
                <w:bCs/>
                <w:sz w:val="28"/>
                <w:szCs w:val="28"/>
              </w:rPr>
              <w:t>Технику безопасности</w:t>
            </w:r>
            <w:r w:rsidRPr="00C723D2">
              <w:rPr>
                <w:bCs/>
                <w:sz w:val="28"/>
                <w:szCs w:val="28"/>
              </w:rPr>
              <w:t xml:space="preserve">, </w:t>
            </w:r>
            <w:r>
              <w:rPr>
                <w:bCs/>
                <w:sz w:val="28"/>
                <w:szCs w:val="28"/>
              </w:rPr>
              <w:t xml:space="preserve">при работе с феном техническим; </w:t>
            </w:r>
          </w:p>
          <w:p w:rsidR="000E5C11" w:rsidRDefault="000E5C11" w:rsidP="000E5C11">
            <w:pPr>
              <w:numPr>
                <w:ilvl w:val="0"/>
                <w:numId w:val="6"/>
              </w:numPr>
              <w:rPr>
                <w:bCs/>
                <w:sz w:val="28"/>
                <w:szCs w:val="28"/>
              </w:rPr>
            </w:pPr>
            <w:r>
              <w:rPr>
                <w:bCs/>
                <w:sz w:val="28"/>
                <w:szCs w:val="28"/>
              </w:rPr>
              <w:t>Технику безопасности при работе со слесарным инструментом.</w:t>
            </w:r>
          </w:p>
          <w:p w:rsidR="000E5C11" w:rsidRPr="00ED18F9" w:rsidRDefault="000E5C11" w:rsidP="000E5C11">
            <w:pPr>
              <w:numPr>
                <w:ilvl w:val="0"/>
                <w:numId w:val="6"/>
              </w:numPr>
              <w:rPr>
                <w:bCs/>
                <w:sz w:val="28"/>
                <w:szCs w:val="28"/>
              </w:rPr>
            </w:pPr>
            <w:r>
              <w:rPr>
                <w:bCs/>
                <w:sz w:val="28"/>
                <w:szCs w:val="28"/>
              </w:rPr>
              <w:t>Технику безопасности по работе с оборудованием имеющем лазерное излучение;</w:t>
            </w:r>
          </w:p>
          <w:p w:rsidR="000E5C11" w:rsidRDefault="000E5C11" w:rsidP="000E5C11">
            <w:pPr>
              <w:numPr>
                <w:ilvl w:val="0"/>
                <w:numId w:val="6"/>
              </w:numPr>
              <w:rPr>
                <w:bCs/>
                <w:sz w:val="28"/>
                <w:szCs w:val="28"/>
              </w:rPr>
            </w:pPr>
            <w:r>
              <w:rPr>
                <w:bCs/>
                <w:sz w:val="28"/>
                <w:szCs w:val="28"/>
              </w:rPr>
              <w:t xml:space="preserve">Правила оказания первой медицинской помощи. </w:t>
            </w:r>
          </w:p>
          <w:p w:rsidR="000E5C11" w:rsidRDefault="000E5C11" w:rsidP="000E5C11">
            <w:pPr>
              <w:numPr>
                <w:ilvl w:val="0"/>
                <w:numId w:val="6"/>
              </w:numPr>
              <w:rPr>
                <w:bCs/>
                <w:sz w:val="28"/>
                <w:szCs w:val="28"/>
              </w:rPr>
            </w:pPr>
            <w:r>
              <w:rPr>
                <w:bCs/>
                <w:sz w:val="28"/>
                <w:szCs w:val="28"/>
              </w:rPr>
              <w:t>Значимость концентрации внимания к деталям при выполнении всех видов работ;</w:t>
            </w:r>
          </w:p>
          <w:p w:rsidR="000E5C11" w:rsidRPr="00C723D2" w:rsidRDefault="000E5C11" w:rsidP="000E5C11">
            <w:pPr>
              <w:numPr>
                <w:ilvl w:val="0"/>
                <w:numId w:val="6"/>
              </w:numPr>
              <w:rPr>
                <w:bCs/>
                <w:sz w:val="28"/>
                <w:szCs w:val="28"/>
              </w:rPr>
            </w:pPr>
            <w:r>
              <w:rPr>
                <w:bCs/>
                <w:sz w:val="28"/>
                <w:szCs w:val="28"/>
              </w:rPr>
              <w:t>Разработки новых методов и техник;</w:t>
            </w:r>
          </w:p>
        </w:tc>
        <w:tc>
          <w:tcPr>
            <w:tcW w:w="1457" w:type="dxa"/>
          </w:tcPr>
          <w:p w:rsidR="000E5C11" w:rsidRPr="00ED18F9" w:rsidRDefault="000E5C11" w:rsidP="000E5C11">
            <w:pPr>
              <w:rPr>
                <w:b/>
                <w:bCs/>
                <w:sz w:val="28"/>
                <w:szCs w:val="28"/>
              </w:rPr>
            </w:pPr>
          </w:p>
        </w:tc>
      </w:tr>
      <w:tr w:rsidR="000E5C11" w:rsidRPr="009955F8" w:rsidTr="000E5C11">
        <w:tc>
          <w:tcPr>
            <w:tcW w:w="518" w:type="dxa"/>
          </w:tcPr>
          <w:p w:rsidR="000E5C11" w:rsidRPr="00ED18F9" w:rsidRDefault="000E5C11" w:rsidP="000E5C11">
            <w:pPr>
              <w:rPr>
                <w:b/>
                <w:bCs/>
                <w:sz w:val="28"/>
                <w:szCs w:val="28"/>
              </w:rPr>
            </w:pPr>
          </w:p>
        </w:tc>
        <w:tc>
          <w:tcPr>
            <w:tcW w:w="7634" w:type="dxa"/>
          </w:tcPr>
          <w:p w:rsidR="000E5C11" w:rsidRPr="00ED18F9" w:rsidRDefault="000E5C11" w:rsidP="000E5C11">
            <w:pPr>
              <w:rPr>
                <w:bCs/>
                <w:sz w:val="28"/>
                <w:szCs w:val="28"/>
              </w:rPr>
            </w:pPr>
            <w:r w:rsidRPr="00ED18F9">
              <w:rPr>
                <w:bCs/>
                <w:sz w:val="28"/>
                <w:szCs w:val="28"/>
              </w:rPr>
              <w:t>Специалист должен уметь:</w:t>
            </w:r>
          </w:p>
          <w:p w:rsidR="000E5C11" w:rsidRDefault="000E5C11" w:rsidP="000E5C11">
            <w:pPr>
              <w:pStyle w:val="aff1"/>
              <w:numPr>
                <w:ilvl w:val="0"/>
                <w:numId w:val="6"/>
              </w:numPr>
              <w:tabs>
                <w:tab w:val="left" w:pos="851"/>
                <w:tab w:val="left" w:pos="1985"/>
                <w:tab w:val="left" w:pos="3119"/>
              </w:tabs>
              <w:spacing w:after="0"/>
              <w:jc w:val="both"/>
              <w:rPr>
                <w:rFonts w:ascii="Times New Roman" w:eastAsia="Times New Roman" w:hAnsi="Times New Roman"/>
                <w:bCs/>
                <w:sz w:val="28"/>
                <w:szCs w:val="28"/>
              </w:rPr>
            </w:pPr>
            <w:r>
              <w:rPr>
                <w:rFonts w:ascii="Times New Roman" w:eastAsia="Times New Roman" w:hAnsi="Times New Roman"/>
                <w:bCs/>
                <w:sz w:val="28"/>
                <w:szCs w:val="28"/>
              </w:rPr>
              <w:t>Следовать правилам и стандартам безопасности;</w:t>
            </w:r>
          </w:p>
          <w:p w:rsidR="000E5C11" w:rsidRPr="00810987" w:rsidRDefault="000E5C11" w:rsidP="000E5C11">
            <w:pPr>
              <w:pStyle w:val="aff1"/>
              <w:numPr>
                <w:ilvl w:val="0"/>
                <w:numId w:val="6"/>
              </w:numPr>
              <w:tabs>
                <w:tab w:val="left" w:pos="851"/>
                <w:tab w:val="left" w:pos="1985"/>
                <w:tab w:val="left" w:pos="3119"/>
              </w:tabs>
              <w:spacing w:after="0"/>
              <w:jc w:val="both"/>
              <w:rPr>
                <w:rFonts w:ascii="Times New Roman" w:eastAsia="Times New Roman" w:hAnsi="Times New Roman"/>
                <w:bCs/>
                <w:sz w:val="28"/>
                <w:szCs w:val="28"/>
              </w:rPr>
            </w:pPr>
            <w:r>
              <w:rPr>
                <w:rFonts w:ascii="Times New Roman" w:eastAsia="Times New Roman" w:hAnsi="Times New Roman"/>
                <w:bCs/>
                <w:sz w:val="28"/>
                <w:szCs w:val="28"/>
              </w:rPr>
              <w:t>Оказывать первую медицинскую помощь;</w:t>
            </w:r>
          </w:p>
          <w:p w:rsidR="000E5C11" w:rsidRDefault="000E5C11" w:rsidP="000E5C11">
            <w:pPr>
              <w:pStyle w:val="aff1"/>
              <w:numPr>
                <w:ilvl w:val="0"/>
                <w:numId w:val="6"/>
              </w:numPr>
              <w:tabs>
                <w:tab w:val="left" w:pos="851"/>
                <w:tab w:val="left" w:pos="1985"/>
                <w:tab w:val="left" w:pos="3119"/>
              </w:tabs>
              <w:spacing w:after="0"/>
              <w:jc w:val="both"/>
              <w:rPr>
                <w:rFonts w:ascii="Times New Roman" w:eastAsia="Times New Roman" w:hAnsi="Times New Roman"/>
                <w:bCs/>
                <w:sz w:val="28"/>
                <w:szCs w:val="28"/>
              </w:rPr>
            </w:pPr>
            <w:r>
              <w:rPr>
                <w:rFonts w:ascii="Times New Roman" w:eastAsia="Times New Roman" w:hAnsi="Times New Roman"/>
                <w:bCs/>
                <w:sz w:val="28"/>
                <w:szCs w:val="28"/>
              </w:rPr>
              <w:t>Правильно и безопасно организовывать рабочее место;</w:t>
            </w:r>
          </w:p>
          <w:p w:rsidR="000E5C11" w:rsidRDefault="000E5C11" w:rsidP="000E5C11">
            <w:pPr>
              <w:pStyle w:val="aff1"/>
              <w:numPr>
                <w:ilvl w:val="0"/>
                <w:numId w:val="6"/>
              </w:numPr>
              <w:tabs>
                <w:tab w:val="left" w:pos="851"/>
                <w:tab w:val="left" w:pos="1985"/>
                <w:tab w:val="left" w:pos="3119"/>
              </w:tabs>
              <w:spacing w:after="0"/>
              <w:jc w:val="both"/>
              <w:rPr>
                <w:rFonts w:ascii="Times New Roman" w:eastAsia="Times New Roman" w:hAnsi="Times New Roman"/>
                <w:bCs/>
                <w:sz w:val="28"/>
                <w:szCs w:val="28"/>
              </w:rPr>
            </w:pPr>
            <w:r>
              <w:rPr>
                <w:rFonts w:ascii="Times New Roman" w:eastAsia="Times New Roman" w:hAnsi="Times New Roman"/>
                <w:bCs/>
                <w:sz w:val="28"/>
                <w:szCs w:val="28"/>
              </w:rPr>
              <w:t>Использовать индивидуальные средства защиты;</w:t>
            </w:r>
          </w:p>
          <w:p w:rsidR="000E5C11" w:rsidRDefault="000E5C11" w:rsidP="000E5C11">
            <w:pPr>
              <w:pStyle w:val="aff1"/>
              <w:numPr>
                <w:ilvl w:val="0"/>
                <w:numId w:val="6"/>
              </w:numPr>
              <w:tabs>
                <w:tab w:val="left" w:pos="851"/>
                <w:tab w:val="left" w:pos="1985"/>
                <w:tab w:val="left" w:pos="3119"/>
              </w:tabs>
              <w:spacing w:after="0"/>
              <w:jc w:val="both"/>
              <w:rPr>
                <w:rFonts w:ascii="Times New Roman" w:eastAsia="Times New Roman" w:hAnsi="Times New Roman"/>
                <w:bCs/>
                <w:sz w:val="28"/>
                <w:szCs w:val="28"/>
              </w:rPr>
            </w:pPr>
            <w:r>
              <w:rPr>
                <w:rFonts w:ascii="Times New Roman" w:eastAsia="Times New Roman" w:hAnsi="Times New Roman"/>
                <w:bCs/>
                <w:sz w:val="28"/>
                <w:szCs w:val="28"/>
              </w:rPr>
              <w:t>Правильно и безопасно использовать инструмент и электрооборудование</w:t>
            </w:r>
            <w:r w:rsidRPr="00C723D2">
              <w:rPr>
                <w:rFonts w:ascii="Times New Roman" w:eastAsia="Times New Roman" w:hAnsi="Times New Roman"/>
                <w:bCs/>
                <w:sz w:val="28"/>
                <w:szCs w:val="28"/>
              </w:rPr>
              <w:t xml:space="preserve">, </w:t>
            </w:r>
            <w:r>
              <w:rPr>
                <w:rFonts w:ascii="Times New Roman" w:eastAsia="Times New Roman" w:hAnsi="Times New Roman"/>
                <w:bCs/>
                <w:sz w:val="28"/>
                <w:szCs w:val="28"/>
              </w:rPr>
              <w:t>а так-же очищать их и хранить после рабочего процесса;</w:t>
            </w:r>
          </w:p>
          <w:p w:rsidR="000E5C11" w:rsidRDefault="000E5C11" w:rsidP="000E5C11">
            <w:pPr>
              <w:pStyle w:val="aff1"/>
              <w:numPr>
                <w:ilvl w:val="0"/>
                <w:numId w:val="6"/>
              </w:numPr>
              <w:tabs>
                <w:tab w:val="left" w:pos="851"/>
                <w:tab w:val="left" w:pos="1985"/>
                <w:tab w:val="left" w:pos="3119"/>
              </w:tabs>
              <w:spacing w:after="0"/>
              <w:jc w:val="both"/>
              <w:rPr>
                <w:rFonts w:ascii="Times New Roman" w:eastAsia="Times New Roman" w:hAnsi="Times New Roman"/>
                <w:bCs/>
                <w:sz w:val="28"/>
                <w:szCs w:val="28"/>
              </w:rPr>
            </w:pPr>
            <w:r>
              <w:rPr>
                <w:rFonts w:ascii="Times New Roman" w:eastAsia="Times New Roman" w:hAnsi="Times New Roman"/>
                <w:bCs/>
                <w:sz w:val="28"/>
                <w:szCs w:val="28"/>
              </w:rPr>
              <w:t>Организовывать рабочее место для максимальной эффективности рабочего процесса;</w:t>
            </w:r>
            <w:r w:rsidRPr="00C723D2">
              <w:rPr>
                <w:rFonts w:ascii="Times New Roman" w:eastAsia="Times New Roman" w:hAnsi="Times New Roman"/>
                <w:bCs/>
                <w:sz w:val="28"/>
                <w:szCs w:val="28"/>
              </w:rPr>
              <w:t xml:space="preserve"> </w:t>
            </w:r>
          </w:p>
          <w:p w:rsidR="000E5C11" w:rsidRDefault="000E5C11" w:rsidP="000E5C11">
            <w:pPr>
              <w:pStyle w:val="aff1"/>
              <w:numPr>
                <w:ilvl w:val="0"/>
                <w:numId w:val="6"/>
              </w:numPr>
              <w:tabs>
                <w:tab w:val="left" w:pos="851"/>
                <w:tab w:val="left" w:pos="1985"/>
                <w:tab w:val="left" w:pos="3119"/>
              </w:tabs>
              <w:spacing w:after="0"/>
              <w:jc w:val="both"/>
              <w:rPr>
                <w:rFonts w:ascii="Times New Roman" w:eastAsia="Times New Roman" w:hAnsi="Times New Roman"/>
                <w:bCs/>
                <w:sz w:val="28"/>
                <w:szCs w:val="28"/>
              </w:rPr>
            </w:pPr>
            <w:r>
              <w:rPr>
                <w:rFonts w:ascii="Times New Roman" w:eastAsia="Times New Roman" w:hAnsi="Times New Roman"/>
                <w:bCs/>
                <w:sz w:val="28"/>
                <w:szCs w:val="28"/>
              </w:rPr>
              <w:t>Содержать рабочее место в чистоте в процессе выполнения работ</w:t>
            </w:r>
            <w:r w:rsidRPr="00C723D2">
              <w:rPr>
                <w:rFonts w:ascii="Times New Roman" w:eastAsia="Times New Roman" w:hAnsi="Times New Roman"/>
                <w:bCs/>
                <w:sz w:val="28"/>
                <w:szCs w:val="28"/>
              </w:rPr>
              <w:t xml:space="preserve">, </w:t>
            </w:r>
            <w:r>
              <w:rPr>
                <w:rFonts w:ascii="Times New Roman" w:eastAsia="Times New Roman" w:hAnsi="Times New Roman"/>
                <w:bCs/>
                <w:sz w:val="28"/>
                <w:szCs w:val="28"/>
              </w:rPr>
              <w:t xml:space="preserve">а так же после завершения рабочего процесса; </w:t>
            </w:r>
          </w:p>
          <w:p w:rsidR="000E5C11" w:rsidRPr="00810987" w:rsidRDefault="000E5C11" w:rsidP="000E5C11">
            <w:pPr>
              <w:pStyle w:val="aff1"/>
              <w:numPr>
                <w:ilvl w:val="0"/>
                <w:numId w:val="6"/>
              </w:numPr>
              <w:tabs>
                <w:tab w:val="left" w:pos="851"/>
                <w:tab w:val="left" w:pos="1985"/>
                <w:tab w:val="left" w:pos="3119"/>
              </w:tabs>
              <w:spacing w:after="0"/>
              <w:jc w:val="both"/>
              <w:rPr>
                <w:rFonts w:ascii="Times New Roman" w:eastAsia="Times New Roman" w:hAnsi="Times New Roman"/>
                <w:bCs/>
                <w:sz w:val="28"/>
                <w:szCs w:val="28"/>
              </w:rPr>
            </w:pPr>
            <w:r>
              <w:rPr>
                <w:rFonts w:ascii="Times New Roman" w:eastAsia="Times New Roman" w:hAnsi="Times New Roman"/>
                <w:bCs/>
                <w:sz w:val="28"/>
                <w:szCs w:val="28"/>
              </w:rPr>
              <w:t>Работать максимально эффективно</w:t>
            </w:r>
            <w:r w:rsidRPr="00C723D2">
              <w:rPr>
                <w:rFonts w:ascii="Times New Roman" w:eastAsia="Times New Roman" w:hAnsi="Times New Roman"/>
                <w:bCs/>
                <w:sz w:val="28"/>
                <w:szCs w:val="28"/>
              </w:rPr>
              <w:t xml:space="preserve">, </w:t>
            </w:r>
            <w:r w:rsidRPr="00475615">
              <w:rPr>
                <w:rFonts w:ascii="Times New Roman" w:eastAsia="Times New Roman" w:hAnsi="Times New Roman"/>
                <w:bCs/>
                <w:sz w:val="28"/>
                <w:szCs w:val="28"/>
              </w:rPr>
              <w:t>c</w:t>
            </w:r>
            <w:r>
              <w:rPr>
                <w:rFonts w:ascii="Times New Roman" w:eastAsia="Times New Roman" w:hAnsi="Times New Roman"/>
                <w:bCs/>
                <w:sz w:val="28"/>
                <w:szCs w:val="28"/>
              </w:rPr>
              <w:t>облюдая правила техники безопасности при работе в оптическим кабелем, а так же при работе с оборудованием предназначенным для  монтажа оптического кабеля.</w:t>
            </w:r>
          </w:p>
        </w:tc>
        <w:tc>
          <w:tcPr>
            <w:tcW w:w="1457" w:type="dxa"/>
          </w:tcPr>
          <w:p w:rsidR="000E5C11" w:rsidRPr="00ED18F9" w:rsidRDefault="000E5C11" w:rsidP="000E5C11">
            <w:pPr>
              <w:rPr>
                <w:b/>
                <w:bCs/>
                <w:sz w:val="28"/>
                <w:szCs w:val="28"/>
              </w:rPr>
            </w:pPr>
          </w:p>
        </w:tc>
      </w:tr>
      <w:tr w:rsidR="000E5C11" w:rsidRPr="009955F8" w:rsidTr="000E5C11">
        <w:tc>
          <w:tcPr>
            <w:tcW w:w="518" w:type="dxa"/>
            <w:shd w:val="clear" w:color="auto" w:fill="002060"/>
          </w:tcPr>
          <w:p w:rsidR="000E5C11" w:rsidRPr="00ED18F9" w:rsidRDefault="000E5C11" w:rsidP="000E5C11">
            <w:pPr>
              <w:rPr>
                <w:b/>
                <w:bCs/>
                <w:color w:val="FFFFFF" w:themeColor="background1"/>
                <w:sz w:val="28"/>
                <w:szCs w:val="28"/>
              </w:rPr>
            </w:pPr>
            <w:r>
              <w:rPr>
                <w:b/>
                <w:bCs/>
                <w:color w:val="FFFFFF" w:themeColor="background1"/>
                <w:sz w:val="28"/>
                <w:szCs w:val="28"/>
              </w:rPr>
              <w:t>2</w:t>
            </w:r>
          </w:p>
        </w:tc>
        <w:tc>
          <w:tcPr>
            <w:tcW w:w="7634" w:type="dxa"/>
            <w:shd w:val="clear" w:color="auto" w:fill="002060"/>
          </w:tcPr>
          <w:p w:rsidR="000E5C11" w:rsidRPr="00ED18F9" w:rsidRDefault="000E5C11" w:rsidP="000E5C11">
            <w:pPr>
              <w:rPr>
                <w:b/>
                <w:bCs/>
                <w:color w:val="FFFFFF" w:themeColor="background1"/>
                <w:sz w:val="28"/>
                <w:szCs w:val="28"/>
              </w:rPr>
            </w:pPr>
            <w:r>
              <w:rPr>
                <w:b/>
                <w:bCs/>
                <w:color w:val="FFFFFF" w:themeColor="background1"/>
                <w:sz w:val="28"/>
                <w:szCs w:val="28"/>
              </w:rPr>
              <w:t>Коммуникативные навыки</w:t>
            </w:r>
          </w:p>
        </w:tc>
        <w:tc>
          <w:tcPr>
            <w:tcW w:w="1457" w:type="dxa"/>
            <w:shd w:val="clear" w:color="auto" w:fill="002060"/>
          </w:tcPr>
          <w:p w:rsidR="000E5C11" w:rsidRPr="00ED18F9" w:rsidRDefault="000E5C11" w:rsidP="000E5C11">
            <w:pPr>
              <w:rPr>
                <w:b/>
                <w:bCs/>
                <w:color w:val="FFFFFF" w:themeColor="background1"/>
                <w:sz w:val="28"/>
                <w:szCs w:val="28"/>
              </w:rPr>
            </w:pPr>
            <w:r>
              <w:rPr>
                <w:b/>
                <w:bCs/>
                <w:color w:val="FFFFFF" w:themeColor="background1"/>
                <w:sz w:val="28"/>
                <w:szCs w:val="28"/>
              </w:rPr>
              <w:t>10</w:t>
            </w:r>
          </w:p>
        </w:tc>
      </w:tr>
      <w:tr w:rsidR="000E5C11" w:rsidRPr="009955F8" w:rsidTr="000E5C11">
        <w:tc>
          <w:tcPr>
            <w:tcW w:w="518" w:type="dxa"/>
          </w:tcPr>
          <w:p w:rsidR="000E5C11" w:rsidRPr="00ED18F9" w:rsidRDefault="000E5C11" w:rsidP="000E5C11">
            <w:pPr>
              <w:rPr>
                <w:b/>
                <w:bCs/>
                <w:sz w:val="28"/>
                <w:szCs w:val="28"/>
              </w:rPr>
            </w:pPr>
          </w:p>
        </w:tc>
        <w:tc>
          <w:tcPr>
            <w:tcW w:w="7634" w:type="dxa"/>
          </w:tcPr>
          <w:p w:rsidR="000E5C11" w:rsidRPr="00466BDF" w:rsidRDefault="000E5C11" w:rsidP="000E5C11">
            <w:pPr>
              <w:rPr>
                <w:bCs/>
                <w:sz w:val="28"/>
                <w:szCs w:val="28"/>
              </w:rPr>
            </w:pPr>
            <w:r w:rsidRPr="00466BDF">
              <w:rPr>
                <w:bCs/>
                <w:sz w:val="28"/>
                <w:szCs w:val="28"/>
              </w:rPr>
              <w:t>Специалист должен знать и понимать:</w:t>
            </w:r>
          </w:p>
          <w:p w:rsidR="000E5C11" w:rsidRDefault="000E5C11" w:rsidP="000E5C11">
            <w:pPr>
              <w:pStyle w:val="aff1"/>
              <w:numPr>
                <w:ilvl w:val="0"/>
                <w:numId w:val="15"/>
              </w:numPr>
              <w:spacing w:after="0" w:line="240" w:lineRule="auto"/>
              <w:rPr>
                <w:rFonts w:ascii="Times New Roman" w:eastAsia="Times New Roman" w:hAnsi="Times New Roman"/>
                <w:bCs/>
                <w:sz w:val="28"/>
                <w:szCs w:val="28"/>
              </w:rPr>
            </w:pPr>
            <w:r>
              <w:rPr>
                <w:rFonts w:ascii="Times New Roman" w:eastAsia="Times New Roman" w:hAnsi="Times New Roman"/>
                <w:bCs/>
                <w:sz w:val="28"/>
                <w:szCs w:val="28"/>
              </w:rPr>
              <w:t>Процесс управления гневом и стрессом для разрешения конфликтных ситуаций в команде;</w:t>
            </w:r>
          </w:p>
          <w:p w:rsidR="000E5C11" w:rsidRDefault="000E5C11" w:rsidP="000E5C11">
            <w:pPr>
              <w:pStyle w:val="aff1"/>
              <w:numPr>
                <w:ilvl w:val="0"/>
                <w:numId w:val="15"/>
              </w:numPr>
              <w:spacing w:after="0" w:line="240" w:lineRule="auto"/>
              <w:rPr>
                <w:rFonts w:ascii="Times New Roman" w:eastAsia="Times New Roman" w:hAnsi="Times New Roman"/>
                <w:bCs/>
                <w:sz w:val="28"/>
                <w:szCs w:val="28"/>
              </w:rPr>
            </w:pPr>
            <w:r>
              <w:rPr>
                <w:rFonts w:ascii="Times New Roman" w:eastAsia="Times New Roman" w:hAnsi="Times New Roman"/>
                <w:bCs/>
                <w:sz w:val="28"/>
                <w:szCs w:val="28"/>
              </w:rPr>
              <w:lastRenderedPageBreak/>
              <w:t>Методы разрешения конфликтных ситуаций;</w:t>
            </w:r>
          </w:p>
          <w:p w:rsidR="000E5C11" w:rsidRDefault="000E5C11" w:rsidP="000E5C11">
            <w:pPr>
              <w:pStyle w:val="aff1"/>
              <w:numPr>
                <w:ilvl w:val="0"/>
                <w:numId w:val="15"/>
              </w:numPr>
              <w:spacing w:after="0" w:line="240" w:lineRule="auto"/>
              <w:rPr>
                <w:rFonts w:ascii="Times New Roman" w:eastAsia="Times New Roman" w:hAnsi="Times New Roman"/>
                <w:bCs/>
                <w:sz w:val="28"/>
                <w:szCs w:val="28"/>
              </w:rPr>
            </w:pPr>
            <w:r>
              <w:rPr>
                <w:rFonts w:ascii="Times New Roman" w:eastAsia="Times New Roman" w:hAnsi="Times New Roman"/>
                <w:bCs/>
                <w:sz w:val="28"/>
                <w:szCs w:val="28"/>
              </w:rPr>
              <w:t>Методы командного взаимодействия;</w:t>
            </w:r>
          </w:p>
          <w:p w:rsidR="000E5C11" w:rsidRDefault="000E5C11" w:rsidP="000E5C11">
            <w:pPr>
              <w:pStyle w:val="aff1"/>
              <w:numPr>
                <w:ilvl w:val="0"/>
                <w:numId w:val="15"/>
              </w:numPr>
              <w:spacing w:after="0" w:line="240" w:lineRule="auto"/>
              <w:rPr>
                <w:rFonts w:ascii="Times New Roman" w:eastAsia="Times New Roman" w:hAnsi="Times New Roman"/>
                <w:bCs/>
                <w:sz w:val="28"/>
                <w:szCs w:val="28"/>
              </w:rPr>
            </w:pPr>
            <w:r>
              <w:rPr>
                <w:rFonts w:ascii="Times New Roman" w:eastAsia="Times New Roman" w:hAnsi="Times New Roman"/>
                <w:bCs/>
                <w:sz w:val="28"/>
                <w:szCs w:val="28"/>
              </w:rPr>
              <w:t>Методику построения рабочих взаимоотношений с участниками команды, а так же с экспертами;</w:t>
            </w:r>
          </w:p>
          <w:p w:rsidR="000E5C11" w:rsidRPr="00466BDF" w:rsidRDefault="000E5C11" w:rsidP="000E5C11">
            <w:pPr>
              <w:pStyle w:val="aff1"/>
              <w:numPr>
                <w:ilvl w:val="0"/>
                <w:numId w:val="15"/>
              </w:numPr>
              <w:spacing w:after="0" w:line="240" w:lineRule="auto"/>
              <w:rPr>
                <w:rFonts w:ascii="Times New Roman" w:eastAsia="Times New Roman" w:hAnsi="Times New Roman"/>
                <w:bCs/>
                <w:sz w:val="28"/>
                <w:szCs w:val="28"/>
              </w:rPr>
            </w:pPr>
            <w:r>
              <w:rPr>
                <w:rFonts w:ascii="Times New Roman" w:eastAsia="Times New Roman" w:hAnsi="Times New Roman"/>
                <w:bCs/>
                <w:sz w:val="28"/>
                <w:szCs w:val="28"/>
              </w:rPr>
              <w:t>Процесс построения иерархических отношений при производстве командных работ.</w:t>
            </w:r>
          </w:p>
        </w:tc>
        <w:tc>
          <w:tcPr>
            <w:tcW w:w="1457" w:type="dxa"/>
          </w:tcPr>
          <w:p w:rsidR="000E5C11" w:rsidRPr="00ED18F9" w:rsidRDefault="000E5C11" w:rsidP="000E5C11">
            <w:pPr>
              <w:rPr>
                <w:b/>
                <w:bCs/>
                <w:sz w:val="28"/>
                <w:szCs w:val="28"/>
              </w:rPr>
            </w:pPr>
          </w:p>
        </w:tc>
      </w:tr>
      <w:tr w:rsidR="000E5C11" w:rsidRPr="009955F8" w:rsidTr="000E5C11">
        <w:tc>
          <w:tcPr>
            <w:tcW w:w="518" w:type="dxa"/>
          </w:tcPr>
          <w:p w:rsidR="000E5C11" w:rsidRPr="00ED18F9" w:rsidRDefault="000E5C11" w:rsidP="000E5C11">
            <w:pPr>
              <w:rPr>
                <w:b/>
                <w:bCs/>
                <w:sz w:val="28"/>
                <w:szCs w:val="28"/>
              </w:rPr>
            </w:pPr>
          </w:p>
        </w:tc>
        <w:tc>
          <w:tcPr>
            <w:tcW w:w="7634" w:type="dxa"/>
          </w:tcPr>
          <w:p w:rsidR="000E5C11" w:rsidRDefault="000E5C11" w:rsidP="000E5C11">
            <w:pPr>
              <w:rPr>
                <w:bCs/>
                <w:sz w:val="28"/>
                <w:szCs w:val="28"/>
              </w:rPr>
            </w:pPr>
            <w:r w:rsidRPr="00ED18F9">
              <w:rPr>
                <w:bCs/>
                <w:sz w:val="28"/>
                <w:szCs w:val="28"/>
              </w:rPr>
              <w:t>Спец</w:t>
            </w:r>
            <w:r>
              <w:rPr>
                <w:bCs/>
                <w:sz w:val="28"/>
                <w:szCs w:val="28"/>
              </w:rPr>
              <w:t>иалист должен уметь:</w:t>
            </w:r>
          </w:p>
          <w:p w:rsidR="000E5C11" w:rsidRDefault="000E5C11" w:rsidP="000E5C11">
            <w:pPr>
              <w:pStyle w:val="aff1"/>
              <w:numPr>
                <w:ilvl w:val="0"/>
                <w:numId w:val="16"/>
              </w:numPr>
              <w:spacing w:after="0" w:line="240" w:lineRule="auto"/>
              <w:rPr>
                <w:rFonts w:ascii="Times New Roman" w:eastAsia="Times New Roman" w:hAnsi="Times New Roman"/>
                <w:bCs/>
                <w:sz w:val="28"/>
                <w:szCs w:val="28"/>
              </w:rPr>
            </w:pPr>
            <w:r>
              <w:rPr>
                <w:rFonts w:ascii="Times New Roman" w:eastAsia="Times New Roman" w:hAnsi="Times New Roman"/>
                <w:bCs/>
                <w:sz w:val="28"/>
                <w:szCs w:val="28"/>
              </w:rPr>
              <w:t>Работать в команде;</w:t>
            </w:r>
          </w:p>
          <w:p w:rsidR="000E5C11" w:rsidRDefault="000E5C11" w:rsidP="000E5C11">
            <w:pPr>
              <w:pStyle w:val="aff1"/>
              <w:numPr>
                <w:ilvl w:val="0"/>
                <w:numId w:val="16"/>
              </w:numPr>
              <w:spacing w:after="0" w:line="240" w:lineRule="auto"/>
              <w:rPr>
                <w:rFonts w:ascii="Times New Roman" w:eastAsia="Times New Roman" w:hAnsi="Times New Roman"/>
                <w:bCs/>
                <w:sz w:val="28"/>
                <w:szCs w:val="28"/>
              </w:rPr>
            </w:pPr>
            <w:r>
              <w:rPr>
                <w:rFonts w:ascii="Times New Roman" w:eastAsia="Times New Roman" w:hAnsi="Times New Roman"/>
                <w:bCs/>
                <w:sz w:val="28"/>
                <w:szCs w:val="28"/>
              </w:rPr>
              <w:t>Делиться знанием и опытом с коллегами;</w:t>
            </w:r>
          </w:p>
          <w:p w:rsidR="000E5C11" w:rsidRDefault="000E5C11" w:rsidP="000E5C11">
            <w:pPr>
              <w:pStyle w:val="aff1"/>
              <w:numPr>
                <w:ilvl w:val="0"/>
                <w:numId w:val="16"/>
              </w:numPr>
              <w:spacing w:after="0" w:line="240" w:lineRule="auto"/>
              <w:rPr>
                <w:rFonts w:ascii="Times New Roman" w:eastAsia="Times New Roman" w:hAnsi="Times New Roman"/>
                <w:bCs/>
                <w:sz w:val="28"/>
                <w:szCs w:val="28"/>
              </w:rPr>
            </w:pPr>
            <w:r>
              <w:rPr>
                <w:rFonts w:ascii="Times New Roman" w:eastAsia="Times New Roman" w:hAnsi="Times New Roman"/>
                <w:bCs/>
                <w:sz w:val="28"/>
                <w:szCs w:val="28"/>
              </w:rPr>
              <w:t>Общаться с коллегами;</w:t>
            </w:r>
          </w:p>
          <w:p w:rsidR="000E5C11" w:rsidRDefault="000E5C11" w:rsidP="000E5C11">
            <w:pPr>
              <w:pStyle w:val="aff1"/>
              <w:numPr>
                <w:ilvl w:val="0"/>
                <w:numId w:val="16"/>
              </w:numPr>
              <w:spacing w:after="0" w:line="240" w:lineRule="auto"/>
              <w:rPr>
                <w:rFonts w:ascii="Times New Roman" w:eastAsia="Times New Roman" w:hAnsi="Times New Roman"/>
                <w:bCs/>
                <w:sz w:val="28"/>
                <w:szCs w:val="28"/>
              </w:rPr>
            </w:pPr>
            <w:r>
              <w:rPr>
                <w:rFonts w:ascii="Times New Roman" w:eastAsia="Times New Roman" w:hAnsi="Times New Roman"/>
                <w:bCs/>
                <w:sz w:val="28"/>
                <w:szCs w:val="28"/>
              </w:rPr>
              <w:t>Выслушать коллегу по команде;</w:t>
            </w:r>
          </w:p>
          <w:p w:rsidR="000E5C11" w:rsidRDefault="000E5C11" w:rsidP="000E5C11">
            <w:pPr>
              <w:pStyle w:val="aff1"/>
              <w:numPr>
                <w:ilvl w:val="0"/>
                <w:numId w:val="16"/>
              </w:numPr>
              <w:spacing w:after="0" w:line="240" w:lineRule="auto"/>
              <w:rPr>
                <w:rFonts w:ascii="Times New Roman" w:eastAsia="Times New Roman" w:hAnsi="Times New Roman"/>
                <w:bCs/>
                <w:sz w:val="28"/>
                <w:szCs w:val="28"/>
              </w:rPr>
            </w:pPr>
            <w:r>
              <w:rPr>
                <w:rFonts w:ascii="Times New Roman" w:eastAsia="Times New Roman" w:hAnsi="Times New Roman"/>
                <w:bCs/>
                <w:sz w:val="28"/>
                <w:szCs w:val="28"/>
              </w:rPr>
              <w:t>Обучаться и воспринимать новую информацию;</w:t>
            </w:r>
          </w:p>
          <w:p w:rsidR="000E5C11" w:rsidRDefault="000E5C11" w:rsidP="000E5C11">
            <w:pPr>
              <w:pStyle w:val="aff1"/>
              <w:numPr>
                <w:ilvl w:val="0"/>
                <w:numId w:val="16"/>
              </w:numPr>
              <w:spacing w:after="0" w:line="240" w:lineRule="auto"/>
              <w:rPr>
                <w:rFonts w:ascii="Times New Roman" w:eastAsia="Times New Roman" w:hAnsi="Times New Roman"/>
                <w:bCs/>
                <w:sz w:val="28"/>
                <w:szCs w:val="28"/>
              </w:rPr>
            </w:pPr>
            <w:r>
              <w:rPr>
                <w:rFonts w:ascii="Times New Roman" w:eastAsia="Times New Roman" w:hAnsi="Times New Roman"/>
                <w:bCs/>
                <w:sz w:val="28"/>
                <w:szCs w:val="28"/>
              </w:rPr>
              <w:t>Заранее планировать предстоящие работы выполняемые в рамках заданий;</w:t>
            </w:r>
          </w:p>
          <w:p w:rsidR="000E5C11" w:rsidRDefault="000E5C11" w:rsidP="000E5C11">
            <w:pPr>
              <w:pStyle w:val="aff1"/>
              <w:numPr>
                <w:ilvl w:val="0"/>
                <w:numId w:val="16"/>
              </w:numPr>
              <w:spacing w:after="0" w:line="240" w:lineRule="auto"/>
              <w:rPr>
                <w:rFonts w:ascii="Times New Roman" w:eastAsia="Times New Roman" w:hAnsi="Times New Roman"/>
                <w:bCs/>
                <w:sz w:val="28"/>
                <w:szCs w:val="28"/>
              </w:rPr>
            </w:pPr>
            <w:r>
              <w:rPr>
                <w:rFonts w:ascii="Times New Roman" w:eastAsia="Times New Roman" w:hAnsi="Times New Roman"/>
                <w:bCs/>
                <w:sz w:val="28"/>
                <w:szCs w:val="28"/>
              </w:rPr>
              <w:t xml:space="preserve">Из всех возможных решений применить наиболее рациональное решение. </w:t>
            </w:r>
          </w:p>
          <w:p w:rsidR="000E5C11" w:rsidRPr="0083487B" w:rsidRDefault="000E5C11" w:rsidP="000E5C11">
            <w:pPr>
              <w:pStyle w:val="aff1"/>
              <w:numPr>
                <w:ilvl w:val="0"/>
                <w:numId w:val="16"/>
              </w:numPr>
              <w:spacing w:after="0" w:line="240" w:lineRule="auto"/>
              <w:rPr>
                <w:rFonts w:ascii="Times New Roman" w:eastAsia="Times New Roman" w:hAnsi="Times New Roman"/>
                <w:bCs/>
                <w:sz w:val="28"/>
                <w:szCs w:val="28"/>
              </w:rPr>
            </w:pPr>
            <w:r>
              <w:rPr>
                <w:rFonts w:ascii="Times New Roman" w:eastAsia="Times New Roman" w:hAnsi="Times New Roman"/>
                <w:bCs/>
                <w:sz w:val="28"/>
                <w:szCs w:val="28"/>
              </w:rPr>
              <w:t>Находить правильный подход, для постоянного взаимодействия с партнером по команде.</w:t>
            </w:r>
          </w:p>
        </w:tc>
        <w:tc>
          <w:tcPr>
            <w:tcW w:w="1457" w:type="dxa"/>
          </w:tcPr>
          <w:p w:rsidR="000E5C11" w:rsidRPr="00ED18F9" w:rsidRDefault="000E5C11" w:rsidP="000E5C11">
            <w:pPr>
              <w:rPr>
                <w:b/>
                <w:bCs/>
                <w:sz w:val="28"/>
                <w:szCs w:val="28"/>
              </w:rPr>
            </w:pPr>
          </w:p>
        </w:tc>
      </w:tr>
      <w:tr w:rsidR="000E5C11" w:rsidRPr="00ED18F9" w:rsidTr="000E5C11">
        <w:tc>
          <w:tcPr>
            <w:tcW w:w="518" w:type="dxa"/>
            <w:shd w:val="clear" w:color="auto" w:fill="002060"/>
          </w:tcPr>
          <w:p w:rsidR="000E5C11" w:rsidRPr="00ED18F9" w:rsidRDefault="000E5C11" w:rsidP="000E5C11">
            <w:pPr>
              <w:rPr>
                <w:b/>
                <w:bCs/>
                <w:color w:val="FFFFFF" w:themeColor="background1"/>
                <w:sz w:val="28"/>
                <w:szCs w:val="28"/>
              </w:rPr>
            </w:pPr>
            <w:r>
              <w:rPr>
                <w:b/>
                <w:bCs/>
                <w:color w:val="FFFFFF" w:themeColor="background1"/>
                <w:sz w:val="28"/>
                <w:szCs w:val="28"/>
              </w:rPr>
              <w:t>3</w:t>
            </w:r>
          </w:p>
        </w:tc>
        <w:tc>
          <w:tcPr>
            <w:tcW w:w="7634" w:type="dxa"/>
            <w:shd w:val="clear" w:color="auto" w:fill="002060"/>
          </w:tcPr>
          <w:p w:rsidR="000E5C11" w:rsidRPr="00B31E9A" w:rsidRDefault="000E5C11" w:rsidP="000E5C11">
            <w:pPr>
              <w:rPr>
                <w:b/>
                <w:bCs/>
                <w:color w:val="FFFFFF" w:themeColor="background1"/>
                <w:sz w:val="28"/>
                <w:szCs w:val="28"/>
              </w:rPr>
            </w:pPr>
            <w:r>
              <w:rPr>
                <w:b/>
                <w:bCs/>
                <w:color w:val="FFFFFF" w:themeColor="background1"/>
                <w:sz w:val="28"/>
                <w:szCs w:val="28"/>
              </w:rPr>
              <w:t xml:space="preserve">Планирование и проектирование </w:t>
            </w:r>
          </w:p>
        </w:tc>
        <w:tc>
          <w:tcPr>
            <w:tcW w:w="1457" w:type="dxa"/>
            <w:shd w:val="clear" w:color="auto" w:fill="002060"/>
          </w:tcPr>
          <w:p w:rsidR="000E5C11" w:rsidRPr="003813EF" w:rsidRDefault="000E5C11" w:rsidP="003813EF">
            <w:pPr>
              <w:rPr>
                <w:b/>
                <w:bCs/>
                <w:color w:val="FFFFFF" w:themeColor="background1"/>
                <w:sz w:val="28"/>
                <w:szCs w:val="28"/>
                <w:lang w:val="en-US"/>
              </w:rPr>
            </w:pPr>
            <w:r>
              <w:rPr>
                <w:b/>
                <w:bCs/>
                <w:color w:val="FFFFFF" w:themeColor="background1"/>
                <w:sz w:val="28"/>
                <w:szCs w:val="28"/>
              </w:rPr>
              <w:t>1</w:t>
            </w:r>
            <w:r w:rsidR="003813EF">
              <w:rPr>
                <w:b/>
                <w:bCs/>
                <w:color w:val="FFFFFF" w:themeColor="background1"/>
                <w:sz w:val="28"/>
                <w:szCs w:val="28"/>
                <w:lang w:val="en-US"/>
              </w:rPr>
              <w:t>4</w:t>
            </w:r>
          </w:p>
        </w:tc>
      </w:tr>
      <w:tr w:rsidR="000E5C11" w:rsidRPr="00ED18F9" w:rsidTr="000E5C11">
        <w:tc>
          <w:tcPr>
            <w:tcW w:w="518" w:type="dxa"/>
            <w:shd w:val="clear" w:color="auto" w:fill="auto"/>
          </w:tcPr>
          <w:p w:rsidR="000E5C11" w:rsidRPr="00466BDF" w:rsidRDefault="000E5C11" w:rsidP="000E5C11">
            <w:pPr>
              <w:rPr>
                <w:b/>
                <w:bCs/>
                <w:color w:val="FFFFFF" w:themeColor="background1"/>
                <w:sz w:val="28"/>
                <w:szCs w:val="28"/>
              </w:rPr>
            </w:pPr>
          </w:p>
        </w:tc>
        <w:tc>
          <w:tcPr>
            <w:tcW w:w="7634" w:type="dxa"/>
            <w:shd w:val="clear" w:color="auto" w:fill="auto"/>
          </w:tcPr>
          <w:p w:rsidR="000E5C11" w:rsidRPr="00466BDF" w:rsidRDefault="000E5C11" w:rsidP="000E5C11">
            <w:pPr>
              <w:rPr>
                <w:bCs/>
                <w:sz w:val="28"/>
                <w:szCs w:val="28"/>
              </w:rPr>
            </w:pPr>
            <w:r w:rsidRPr="00466BDF">
              <w:rPr>
                <w:bCs/>
                <w:sz w:val="28"/>
                <w:szCs w:val="28"/>
              </w:rPr>
              <w:t>Специалист должен знать и понимать:</w:t>
            </w:r>
          </w:p>
          <w:p w:rsidR="000E5C11" w:rsidRDefault="000E5C11" w:rsidP="000E5C11">
            <w:pPr>
              <w:pStyle w:val="aff1"/>
              <w:numPr>
                <w:ilvl w:val="0"/>
                <w:numId w:val="15"/>
              </w:numPr>
              <w:spacing w:after="0" w:line="240" w:lineRule="auto"/>
              <w:rPr>
                <w:rFonts w:ascii="Times New Roman" w:eastAsia="Times New Roman" w:hAnsi="Times New Roman"/>
                <w:bCs/>
                <w:sz w:val="28"/>
                <w:szCs w:val="28"/>
              </w:rPr>
            </w:pPr>
            <w:r>
              <w:rPr>
                <w:rFonts w:ascii="Times New Roman" w:eastAsia="Times New Roman" w:hAnsi="Times New Roman"/>
                <w:bCs/>
                <w:sz w:val="28"/>
                <w:szCs w:val="28"/>
              </w:rPr>
              <w:t>Методы планирования рабочего времени и расстановки приоритетов;</w:t>
            </w:r>
          </w:p>
          <w:p w:rsidR="000E5C11" w:rsidRDefault="000E5C11" w:rsidP="000E5C11">
            <w:pPr>
              <w:pStyle w:val="aff1"/>
              <w:numPr>
                <w:ilvl w:val="0"/>
                <w:numId w:val="15"/>
              </w:numPr>
              <w:spacing w:after="0" w:line="240" w:lineRule="auto"/>
              <w:rPr>
                <w:rFonts w:ascii="Times New Roman" w:eastAsia="Times New Roman" w:hAnsi="Times New Roman"/>
                <w:bCs/>
                <w:sz w:val="28"/>
                <w:szCs w:val="28"/>
              </w:rPr>
            </w:pPr>
            <w:r>
              <w:rPr>
                <w:rFonts w:ascii="Times New Roman" w:eastAsia="Times New Roman" w:hAnsi="Times New Roman"/>
                <w:bCs/>
                <w:sz w:val="28"/>
                <w:szCs w:val="28"/>
              </w:rPr>
              <w:t>Правила построения магистральных сетей;</w:t>
            </w:r>
          </w:p>
          <w:p w:rsidR="000E5C11" w:rsidRDefault="000E5C11" w:rsidP="000E5C11">
            <w:pPr>
              <w:pStyle w:val="aff1"/>
              <w:numPr>
                <w:ilvl w:val="0"/>
                <w:numId w:val="15"/>
              </w:numPr>
              <w:spacing w:after="0" w:line="240" w:lineRule="auto"/>
              <w:rPr>
                <w:rFonts w:ascii="Times New Roman" w:eastAsia="Times New Roman" w:hAnsi="Times New Roman"/>
                <w:bCs/>
                <w:sz w:val="28"/>
                <w:szCs w:val="28"/>
              </w:rPr>
            </w:pPr>
            <w:r>
              <w:rPr>
                <w:rFonts w:ascii="Times New Roman" w:eastAsia="Times New Roman" w:hAnsi="Times New Roman"/>
                <w:bCs/>
                <w:sz w:val="28"/>
                <w:szCs w:val="28"/>
              </w:rPr>
              <w:t>Этапы производства работ по проектированию и монтажу магистральных сетей;</w:t>
            </w:r>
          </w:p>
          <w:p w:rsidR="000E5C11" w:rsidRDefault="000E5C11" w:rsidP="000E5C11">
            <w:pPr>
              <w:numPr>
                <w:ilvl w:val="0"/>
                <w:numId w:val="15"/>
              </w:numPr>
              <w:rPr>
                <w:bCs/>
                <w:sz w:val="28"/>
                <w:szCs w:val="28"/>
              </w:rPr>
            </w:pPr>
            <w:r>
              <w:rPr>
                <w:bCs/>
                <w:sz w:val="28"/>
                <w:szCs w:val="28"/>
              </w:rPr>
              <w:t>Нормы отрасли связи;</w:t>
            </w:r>
          </w:p>
          <w:p w:rsidR="000E5C11" w:rsidRPr="00466BDF" w:rsidRDefault="000E5C11" w:rsidP="000E5C11">
            <w:pPr>
              <w:numPr>
                <w:ilvl w:val="0"/>
                <w:numId w:val="15"/>
              </w:numPr>
              <w:rPr>
                <w:bCs/>
                <w:sz w:val="28"/>
                <w:szCs w:val="28"/>
              </w:rPr>
            </w:pPr>
            <w:r>
              <w:rPr>
                <w:bCs/>
                <w:sz w:val="28"/>
                <w:szCs w:val="28"/>
              </w:rPr>
              <w:t>Нормы рабочего времени.</w:t>
            </w:r>
          </w:p>
        </w:tc>
        <w:tc>
          <w:tcPr>
            <w:tcW w:w="1457" w:type="dxa"/>
            <w:shd w:val="clear" w:color="auto" w:fill="auto"/>
          </w:tcPr>
          <w:p w:rsidR="000E5C11" w:rsidRPr="00466BDF" w:rsidRDefault="000E5C11" w:rsidP="000E5C11">
            <w:pPr>
              <w:rPr>
                <w:b/>
                <w:bCs/>
                <w:color w:val="FFFFFF" w:themeColor="background1"/>
                <w:sz w:val="28"/>
                <w:szCs w:val="28"/>
              </w:rPr>
            </w:pPr>
          </w:p>
        </w:tc>
      </w:tr>
      <w:tr w:rsidR="000E5C11" w:rsidRPr="00ED18F9" w:rsidTr="000E5C11">
        <w:tc>
          <w:tcPr>
            <w:tcW w:w="518" w:type="dxa"/>
            <w:shd w:val="clear" w:color="auto" w:fill="auto"/>
          </w:tcPr>
          <w:p w:rsidR="000E5C11" w:rsidRPr="00466BDF" w:rsidRDefault="000E5C11" w:rsidP="000E5C11">
            <w:pPr>
              <w:rPr>
                <w:b/>
                <w:bCs/>
                <w:color w:val="FFFFFF" w:themeColor="background1"/>
                <w:sz w:val="28"/>
                <w:szCs w:val="28"/>
              </w:rPr>
            </w:pPr>
          </w:p>
        </w:tc>
        <w:tc>
          <w:tcPr>
            <w:tcW w:w="7634" w:type="dxa"/>
            <w:shd w:val="clear" w:color="auto" w:fill="auto"/>
          </w:tcPr>
          <w:p w:rsidR="000E5C11" w:rsidRDefault="000E5C11" w:rsidP="000E5C11">
            <w:pPr>
              <w:rPr>
                <w:bCs/>
                <w:sz w:val="28"/>
                <w:szCs w:val="28"/>
              </w:rPr>
            </w:pPr>
            <w:r w:rsidRPr="00ED18F9">
              <w:rPr>
                <w:bCs/>
                <w:sz w:val="28"/>
                <w:szCs w:val="28"/>
              </w:rPr>
              <w:t>Спец</w:t>
            </w:r>
            <w:r>
              <w:rPr>
                <w:bCs/>
                <w:sz w:val="28"/>
                <w:szCs w:val="28"/>
              </w:rPr>
              <w:t>иалист должен уметь:</w:t>
            </w:r>
          </w:p>
          <w:p w:rsidR="000E5C11" w:rsidRPr="00475615" w:rsidRDefault="000E5C11" w:rsidP="000E5C11">
            <w:pPr>
              <w:pStyle w:val="aff1"/>
              <w:numPr>
                <w:ilvl w:val="0"/>
                <w:numId w:val="16"/>
              </w:numPr>
              <w:spacing w:after="0" w:line="240" w:lineRule="auto"/>
              <w:rPr>
                <w:rFonts w:ascii="Times New Roman" w:eastAsia="Times New Roman" w:hAnsi="Times New Roman"/>
                <w:bCs/>
                <w:sz w:val="28"/>
                <w:szCs w:val="28"/>
              </w:rPr>
            </w:pPr>
            <w:r w:rsidRPr="00475615">
              <w:rPr>
                <w:rFonts w:ascii="Times New Roman" w:eastAsia="Times New Roman" w:hAnsi="Times New Roman"/>
                <w:bCs/>
                <w:sz w:val="28"/>
                <w:szCs w:val="28"/>
              </w:rPr>
              <w:t>Решать практические задачи;</w:t>
            </w:r>
          </w:p>
          <w:p w:rsidR="000E5C11" w:rsidRPr="00475615" w:rsidRDefault="000E5C11" w:rsidP="000E5C11">
            <w:pPr>
              <w:pStyle w:val="aff1"/>
              <w:numPr>
                <w:ilvl w:val="0"/>
                <w:numId w:val="16"/>
              </w:numPr>
              <w:spacing w:after="0" w:line="240" w:lineRule="auto"/>
              <w:rPr>
                <w:rFonts w:ascii="Times New Roman" w:eastAsia="Times New Roman" w:hAnsi="Times New Roman"/>
                <w:bCs/>
                <w:sz w:val="28"/>
                <w:szCs w:val="28"/>
              </w:rPr>
            </w:pPr>
            <w:r w:rsidRPr="00475615">
              <w:rPr>
                <w:rFonts w:ascii="Times New Roman" w:eastAsia="Times New Roman" w:hAnsi="Times New Roman"/>
                <w:bCs/>
                <w:sz w:val="28"/>
                <w:szCs w:val="28"/>
              </w:rPr>
              <w:t>Работать самостоятельно, в команде, расставлять приоритеты с целью обеспечения максимальной эффективности;</w:t>
            </w:r>
          </w:p>
          <w:p w:rsidR="000E5C11" w:rsidRPr="00475615" w:rsidRDefault="000E5C11" w:rsidP="000E5C11">
            <w:pPr>
              <w:pStyle w:val="aff1"/>
              <w:numPr>
                <w:ilvl w:val="0"/>
                <w:numId w:val="16"/>
              </w:numPr>
              <w:spacing w:after="0" w:line="240" w:lineRule="auto"/>
              <w:rPr>
                <w:rFonts w:ascii="Times New Roman" w:eastAsia="Times New Roman" w:hAnsi="Times New Roman"/>
                <w:bCs/>
                <w:sz w:val="28"/>
                <w:szCs w:val="28"/>
              </w:rPr>
            </w:pPr>
            <w:r w:rsidRPr="00475615">
              <w:rPr>
                <w:rFonts w:ascii="Times New Roman" w:eastAsia="Times New Roman" w:hAnsi="Times New Roman"/>
                <w:bCs/>
                <w:sz w:val="28"/>
                <w:szCs w:val="28"/>
              </w:rPr>
              <w:t xml:space="preserve">Читать и анализировать технические чертежи и спецификации. </w:t>
            </w:r>
          </w:p>
          <w:p w:rsidR="000E5C11" w:rsidRPr="00475615" w:rsidRDefault="000E5C11" w:rsidP="000E5C11">
            <w:pPr>
              <w:pStyle w:val="aff1"/>
              <w:numPr>
                <w:ilvl w:val="0"/>
                <w:numId w:val="16"/>
              </w:numPr>
              <w:spacing w:after="0" w:line="240" w:lineRule="auto"/>
              <w:rPr>
                <w:rFonts w:ascii="Times New Roman" w:eastAsia="Times New Roman" w:hAnsi="Times New Roman"/>
                <w:bCs/>
                <w:sz w:val="28"/>
                <w:szCs w:val="28"/>
              </w:rPr>
            </w:pPr>
            <w:r w:rsidRPr="00475615">
              <w:rPr>
                <w:rFonts w:ascii="Times New Roman" w:eastAsia="Times New Roman" w:hAnsi="Times New Roman"/>
                <w:bCs/>
                <w:sz w:val="28"/>
                <w:szCs w:val="28"/>
              </w:rPr>
              <w:t>Планировать работу для получения результатов;</w:t>
            </w:r>
          </w:p>
          <w:p w:rsidR="000E5C11" w:rsidRDefault="000E5C11" w:rsidP="000E5C11">
            <w:pPr>
              <w:pStyle w:val="aff1"/>
              <w:numPr>
                <w:ilvl w:val="0"/>
                <w:numId w:val="16"/>
              </w:numPr>
              <w:spacing w:after="0" w:line="240" w:lineRule="auto"/>
              <w:rPr>
                <w:bCs/>
                <w:sz w:val="28"/>
                <w:szCs w:val="28"/>
              </w:rPr>
            </w:pPr>
            <w:r w:rsidRPr="00475615">
              <w:rPr>
                <w:rFonts w:ascii="Times New Roman" w:eastAsia="Times New Roman" w:hAnsi="Times New Roman"/>
                <w:bCs/>
                <w:sz w:val="28"/>
                <w:szCs w:val="28"/>
              </w:rPr>
              <w:t>Правильно выбирать инструмент и оборудование, предназначенные для выполнения той или иной</w:t>
            </w:r>
            <w:r>
              <w:rPr>
                <w:bCs/>
                <w:sz w:val="28"/>
                <w:szCs w:val="28"/>
              </w:rPr>
              <w:t xml:space="preserve"> задачи. </w:t>
            </w:r>
          </w:p>
          <w:p w:rsidR="000E5C11" w:rsidRPr="00ED18F9" w:rsidRDefault="000E5C11" w:rsidP="000E5C11">
            <w:pPr>
              <w:pStyle w:val="aff1"/>
              <w:numPr>
                <w:ilvl w:val="0"/>
                <w:numId w:val="16"/>
              </w:numPr>
              <w:spacing w:after="0" w:line="240" w:lineRule="auto"/>
              <w:rPr>
                <w:bCs/>
                <w:sz w:val="28"/>
                <w:szCs w:val="28"/>
              </w:rPr>
            </w:pPr>
            <w:r w:rsidRPr="00475615">
              <w:rPr>
                <w:rFonts w:ascii="Times New Roman" w:eastAsia="Times New Roman" w:hAnsi="Times New Roman"/>
                <w:bCs/>
                <w:sz w:val="28"/>
                <w:szCs w:val="28"/>
              </w:rPr>
              <w:t>Проводить работы  в отведённое для этого время.</w:t>
            </w:r>
          </w:p>
        </w:tc>
        <w:tc>
          <w:tcPr>
            <w:tcW w:w="1457" w:type="dxa"/>
            <w:shd w:val="clear" w:color="auto" w:fill="auto"/>
          </w:tcPr>
          <w:p w:rsidR="000E5C11" w:rsidRPr="00466BDF" w:rsidRDefault="000E5C11" w:rsidP="000E5C11">
            <w:pPr>
              <w:rPr>
                <w:b/>
                <w:bCs/>
                <w:color w:val="FFFFFF" w:themeColor="background1"/>
                <w:sz w:val="28"/>
                <w:szCs w:val="28"/>
              </w:rPr>
            </w:pPr>
          </w:p>
        </w:tc>
      </w:tr>
      <w:tr w:rsidR="000E5C11" w:rsidRPr="00ED18F9" w:rsidTr="000E5C11">
        <w:tc>
          <w:tcPr>
            <w:tcW w:w="518" w:type="dxa"/>
            <w:shd w:val="clear" w:color="auto" w:fill="002060"/>
          </w:tcPr>
          <w:p w:rsidR="000E5C11" w:rsidRDefault="000E5C11" w:rsidP="000E5C11">
            <w:pPr>
              <w:rPr>
                <w:b/>
                <w:bCs/>
                <w:color w:val="FFFFFF" w:themeColor="background1"/>
                <w:sz w:val="28"/>
                <w:szCs w:val="28"/>
              </w:rPr>
            </w:pPr>
            <w:r>
              <w:rPr>
                <w:b/>
                <w:bCs/>
                <w:color w:val="FFFFFF" w:themeColor="background1"/>
                <w:sz w:val="28"/>
                <w:szCs w:val="28"/>
              </w:rPr>
              <w:t>4.</w:t>
            </w:r>
          </w:p>
        </w:tc>
        <w:tc>
          <w:tcPr>
            <w:tcW w:w="7634" w:type="dxa"/>
            <w:shd w:val="clear" w:color="auto" w:fill="002060"/>
          </w:tcPr>
          <w:p w:rsidR="000E5C11" w:rsidRPr="00E62E7E" w:rsidRDefault="000E5C11" w:rsidP="000E5C11">
            <w:pPr>
              <w:rPr>
                <w:b/>
                <w:bCs/>
                <w:color w:val="FFFFFF" w:themeColor="background1"/>
                <w:sz w:val="28"/>
                <w:szCs w:val="28"/>
              </w:rPr>
            </w:pPr>
            <w:r>
              <w:rPr>
                <w:b/>
                <w:bCs/>
                <w:color w:val="FFFFFF" w:themeColor="background1"/>
                <w:sz w:val="28"/>
                <w:szCs w:val="28"/>
              </w:rPr>
              <w:t>Строительство и эксплуатация  станционных сооружений</w:t>
            </w:r>
          </w:p>
        </w:tc>
        <w:tc>
          <w:tcPr>
            <w:tcW w:w="1457" w:type="dxa"/>
            <w:shd w:val="clear" w:color="auto" w:fill="002060"/>
          </w:tcPr>
          <w:p w:rsidR="000E5C11" w:rsidRPr="003813EF" w:rsidRDefault="003813EF" w:rsidP="000E5C11">
            <w:pPr>
              <w:rPr>
                <w:b/>
                <w:bCs/>
                <w:color w:val="FFFFFF" w:themeColor="background1"/>
                <w:sz w:val="28"/>
                <w:szCs w:val="28"/>
                <w:lang w:val="en-US"/>
              </w:rPr>
            </w:pPr>
            <w:r>
              <w:rPr>
                <w:b/>
                <w:bCs/>
                <w:color w:val="FFFFFF" w:themeColor="background1"/>
                <w:sz w:val="28"/>
                <w:szCs w:val="28"/>
                <w:lang w:val="en-US"/>
              </w:rPr>
              <w:t>25</w:t>
            </w:r>
          </w:p>
        </w:tc>
      </w:tr>
      <w:tr w:rsidR="000E5C11" w:rsidRPr="00ED18F9" w:rsidTr="000E5C11">
        <w:tc>
          <w:tcPr>
            <w:tcW w:w="518" w:type="dxa"/>
            <w:shd w:val="clear" w:color="auto" w:fill="FFFFFF" w:themeFill="background1"/>
          </w:tcPr>
          <w:p w:rsidR="000E5C11" w:rsidRDefault="000E5C11" w:rsidP="000E5C11">
            <w:pPr>
              <w:rPr>
                <w:b/>
                <w:bCs/>
                <w:color w:val="FFFFFF" w:themeColor="background1"/>
                <w:sz w:val="28"/>
                <w:szCs w:val="28"/>
              </w:rPr>
            </w:pPr>
          </w:p>
        </w:tc>
        <w:tc>
          <w:tcPr>
            <w:tcW w:w="7634" w:type="dxa"/>
            <w:shd w:val="clear" w:color="auto" w:fill="FFFFFF" w:themeFill="background1"/>
          </w:tcPr>
          <w:p w:rsidR="000E5C11" w:rsidRPr="001079DF" w:rsidRDefault="000E5C11" w:rsidP="000E5C11">
            <w:pPr>
              <w:rPr>
                <w:bCs/>
                <w:sz w:val="28"/>
                <w:szCs w:val="28"/>
              </w:rPr>
            </w:pPr>
            <w:r w:rsidRPr="001079DF">
              <w:rPr>
                <w:bCs/>
                <w:sz w:val="28"/>
                <w:szCs w:val="28"/>
              </w:rPr>
              <w:t>Специалист должен знать и понимать:</w:t>
            </w:r>
          </w:p>
          <w:p w:rsidR="000E5C11" w:rsidRDefault="000E5C11" w:rsidP="000E5C11">
            <w:pPr>
              <w:pStyle w:val="aff1"/>
              <w:numPr>
                <w:ilvl w:val="0"/>
                <w:numId w:val="17"/>
              </w:numPr>
              <w:spacing w:after="0" w:line="240" w:lineRule="auto"/>
              <w:rPr>
                <w:rFonts w:ascii="Times New Roman" w:eastAsia="Times New Roman" w:hAnsi="Times New Roman"/>
                <w:bCs/>
                <w:sz w:val="28"/>
                <w:szCs w:val="28"/>
              </w:rPr>
            </w:pPr>
            <w:r>
              <w:rPr>
                <w:rFonts w:ascii="Times New Roman" w:eastAsia="Times New Roman" w:hAnsi="Times New Roman"/>
                <w:bCs/>
                <w:sz w:val="28"/>
                <w:szCs w:val="28"/>
              </w:rPr>
              <w:lastRenderedPageBreak/>
              <w:t>Виды волоконно-оптических кабелей связи;</w:t>
            </w:r>
          </w:p>
          <w:p w:rsidR="000E5C11" w:rsidRDefault="000E5C11" w:rsidP="000E5C11">
            <w:pPr>
              <w:pStyle w:val="aff1"/>
              <w:numPr>
                <w:ilvl w:val="0"/>
                <w:numId w:val="17"/>
              </w:numPr>
              <w:spacing w:after="0" w:line="240" w:lineRule="auto"/>
              <w:rPr>
                <w:rFonts w:ascii="Times New Roman" w:eastAsia="Times New Roman" w:hAnsi="Times New Roman"/>
                <w:bCs/>
                <w:sz w:val="28"/>
                <w:szCs w:val="28"/>
              </w:rPr>
            </w:pPr>
            <w:r>
              <w:rPr>
                <w:rFonts w:ascii="Times New Roman" w:eastAsia="Times New Roman" w:hAnsi="Times New Roman"/>
                <w:bCs/>
                <w:sz w:val="28"/>
                <w:szCs w:val="28"/>
              </w:rPr>
              <w:t>Виды и характеристики пассивного станционного оборудования</w:t>
            </w:r>
          </w:p>
          <w:p w:rsidR="000E5C11" w:rsidRDefault="000E5C11" w:rsidP="000E5C11">
            <w:pPr>
              <w:pStyle w:val="aff1"/>
              <w:numPr>
                <w:ilvl w:val="0"/>
                <w:numId w:val="17"/>
              </w:numPr>
              <w:spacing w:after="0" w:line="240" w:lineRule="auto"/>
              <w:rPr>
                <w:rFonts w:ascii="Times New Roman" w:eastAsia="Times New Roman" w:hAnsi="Times New Roman"/>
                <w:bCs/>
                <w:sz w:val="28"/>
                <w:szCs w:val="28"/>
              </w:rPr>
            </w:pPr>
            <w:r>
              <w:rPr>
                <w:rFonts w:ascii="Times New Roman" w:eastAsia="Times New Roman" w:hAnsi="Times New Roman"/>
                <w:bCs/>
                <w:sz w:val="28"/>
                <w:szCs w:val="28"/>
              </w:rPr>
              <w:t>Виды и характеристики оконечного станционного оборудования;</w:t>
            </w:r>
          </w:p>
          <w:p w:rsidR="000E5C11" w:rsidRDefault="000E5C11" w:rsidP="000E5C11">
            <w:pPr>
              <w:pStyle w:val="aff1"/>
              <w:numPr>
                <w:ilvl w:val="0"/>
                <w:numId w:val="17"/>
              </w:numPr>
              <w:spacing w:after="0" w:line="240" w:lineRule="auto"/>
              <w:rPr>
                <w:rFonts w:ascii="Times New Roman" w:eastAsia="Times New Roman" w:hAnsi="Times New Roman"/>
                <w:bCs/>
                <w:sz w:val="28"/>
                <w:szCs w:val="28"/>
              </w:rPr>
            </w:pPr>
            <w:r>
              <w:rPr>
                <w:rFonts w:ascii="Times New Roman" w:eastAsia="Times New Roman" w:hAnsi="Times New Roman"/>
                <w:bCs/>
                <w:sz w:val="28"/>
                <w:szCs w:val="28"/>
              </w:rPr>
              <w:t>Способы прокладки волоконно-оптического кабеля внутри здания;</w:t>
            </w:r>
          </w:p>
          <w:p w:rsidR="000E5C11" w:rsidRPr="001079DF" w:rsidRDefault="000E5C11" w:rsidP="000E5C11">
            <w:pPr>
              <w:pStyle w:val="aff1"/>
              <w:numPr>
                <w:ilvl w:val="0"/>
                <w:numId w:val="17"/>
              </w:numPr>
              <w:spacing w:after="0" w:line="240" w:lineRule="auto"/>
              <w:rPr>
                <w:rFonts w:ascii="Times New Roman" w:eastAsia="Times New Roman" w:hAnsi="Times New Roman"/>
                <w:bCs/>
                <w:sz w:val="28"/>
                <w:szCs w:val="28"/>
              </w:rPr>
            </w:pPr>
            <w:r>
              <w:rPr>
                <w:rFonts w:ascii="Times New Roman" w:eastAsia="Times New Roman" w:hAnsi="Times New Roman"/>
                <w:bCs/>
                <w:sz w:val="28"/>
                <w:szCs w:val="28"/>
              </w:rPr>
              <w:t xml:space="preserve">Руководящие документы отрасли на строительство и монтаж станционных сооружений. </w:t>
            </w:r>
          </w:p>
          <w:p w:rsidR="000E5C11" w:rsidRPr="00AA716C" w:rsidRDefault="000E5C11" w:rsidP="000E5C11">
            <w:pPr>
              <w:pStyle w:val="aff1"/>
              <w:numPr>
                <w:ilvl w:val="0"/>
                <w:numId w:val="17"/>
              </w:numPr>
              <w:spacing w:after="0" w:line="240" w:lineRule="auto"/>
              <w:rPr>
                <w:rFonts w:ascii="Times New Roman" w:eastAsia="Times New Roman" w:hAnsi="Times New Roman"/>
                <w:bCs/>
                <w:sz w:val="28"/>
                <w:szCs w:val="28"/>
              </w:rPr>
            </w:pPr>
            <w:r w:rsidRPr="001079DF">
              <w:rPr>
                <w:rFonts w:ascii="Times New Roman" w:eastAsia="Times New Roman" w:hAnsi="Times New Roman"/>
                <w:bCs/>
                <w:sz w:val="28"/>
                <w:szCs w:val="28"/>
              </w:rPr>
              <w:t xml:space="preserve">Инструкции по </w:t>
            </w:r>
            <w:r>
              <w:rPr>
                <w:rFonts w:ascii="Times New Roman" w:eastAsia="Times New Roman" w:hAnsi="Times New Roman"/>
                <w:bCs/>
                <w:sz w:val="28"/>
                <w:szCs w:val="28"/>
              </w:rPr>
              <w:t>монтажу оконечных устройств и станционного оборудования</w:t>
            </w:r>
            <w:r w:rsidRPr="001079DF">
              <w:rPr>
                <w:rFonts w:ascii="Times New Roman" w:eastAsia="Times New Roman" w:hAnsi="Times New Roman"/>
                <w:bCs/>
                <w:sz w:val="28"/>
                <w:szCs w:val="28"/>
              </w:rPr>
              <w:t>;</w:t>
            </w:r>
          </w:p>
        </w:tc>
        <w:tc>
          <w:tcPr>
            <w:tcW w:w="1457" w:type="dxa"/>
            <w:shd w:val="clear" w:color="auto" w:fill="FFFFFF" w:themeFill="background1"/>
          </w:tcPr>
          <w:p w:rsidR="000E5C11" w:rsidRDefault="000E5C11" w:rsidP="000E5C11">
            <w:pPr>
              <w:rPr>
                <w:b/>
                <w:bCs/>
                <w:color w:val="FFFFFF" w:themeColor="background1"/>
                <w:sz w:val="28"/>
                <w:szCs w:val="28"/>
              </w:rPr>
            </w:pPr>
          </w:p>
        </w:tc>
      </w:tr>
      <w:tr w:rsidR="000E5C11" w:rsidRPr="00ED18F9" w:rsidTr="000E5C11">
        <w:tc>
          <w:tcPr>
            <w:tcW w:w="518" w:type="dxa"/>
            <w:shd w:val="clear" w:color="auto" w:fill="FFFFFF" w:themeFill="background1"/>
          </w:tcPr>
          <w:p w:rsidR="000E5C11" w:rsidRDefault="000E5C11" w:rsidP="000E5C11">
            <w:pPr>
              <w:rPr>
                <w:b/>
                <w:bCs/>
                <w:color w:val="FFFFFF" w:themeColor="background1"/>
                <w:sz w:val="28"/>
                <w:szCs w:val="28"/>
              </w:rPr>
            </w:pPr>
          </w:p>
        </w:tc>
        <w:tc>
          <w:tcPr>
            <w:tcW w:w="7634" w:type="dxa"/>
            <w:shd w:val="clear" w:color="auto" w:fill="FFFFFF" w:themeFill="background1"/>
          </w:tcPr>
          <w:p w:rsidR="000E5C11" w:rsidRDefault="000E5C11" w:rsidP="000E5C11">
            <w:pPr>
              <w:rPr>
                <w:bCs/>
                <w:sz w:val="28"/>
                <w:szCs w:val="28"/>
              </w:rPr>
            </w:pPr>
            <w:r w:rsidRPr="00ED18F9">
              <w:rPr>
                <w:bCs/>
                <w:sz w:val="28"/>
                <w:szCs w:val="28"/>
              </w:rPr>
              <w:t>Специалист должен уметь:</w:t>
            </w:r>
          </w:p>
          <w:p w:rsidR="000E5C11" w:rsidRDefault="000E5C11" w:rsidP="000E5C11">
            <w:pPr>
              <w:numPr>
                <w:ilvl w:val="0"/>
                <w:numId w:val="6"/>
              </w:numPr>
              <w:rPr>
                <w:bCs/>
                <w:sz w:val="28"/>
                <w:szCs w:val="28"/>
              </w:rPr>
            </w:pPr>
            <w:r>
              <w:rPr>
                <w:bCs/>
                <w:sz w:val="28"/>
                <w:szCs w:val="28"/>
              </w:rPr>
              <w:t>Выполнять работы по монтажу станционного оборудования согласно проекта;</w:t>
            </w:r>
          </w:p>
          <w:p w:rsidR="000E5C11" w:rsidRDefault="000E5C11" w:rsidP="000E5C11">
            <w:pPr>
              <w:numPr>
                <w:ilvl w:val="0"/>
                <w:numId w:val="6"/>
              </w:numPr>
              <w:rPr>
                <w:bCs/>
                <w:sz w:val="28"/>
                <w:szCs w:val="28"/>
              </w:rPr>
            </w:pPr>
            <w:r>
              <w:rPr>
                <w:bCs/>
                <w:sz w:val="28"/>
                <w:szCs w:val="28"/>
              </w:rPr>
              <w:t>Выполнять прокладку кабеля</w:t>
            </w:r>
            <w:r w:rsidRPr="00343ADA">
              <w:rPr>
                <w:bCs/>
                <w:sz w:val="28"/>
                <w:szCs w:val="28"/>
              </w:rPr>
              <w:t xml:space="preserve"> по конструкциям </w:t>
            </w:r>
            <w:r>
              <w:rPr>
                <w:bCs/>
                <w:sz w:val="28"/>
                <w:szCs w:val="28"/>
              </w:rPr>
              <w:t xml:space="preserve">внутри станционных сооружений, а так-же проводить правильную </w:t>
            </w:r>
            <w:r w:rsidRPr="00343ADA">
              <w:rPr>
                <w:bCs/>
                <w:sz w:val="28"/>
                <w:szCs w:val="28"/>
              </w:rPr>
              <w:t xml:space="preserve">фиксацию </w:t>
            </w:r>
            <w:r>
              <w:rPr>
                <w:bCs/>
                <w:sz w:val="28"/>
                <w:szCs w:val="28"/>
              </w:rPr>
              <w:t>кабеля;</w:t>
            </w:r>
          </w:p>
          <w:p w:rsidR="000E5C11" w:rsidRDefault="000E5C11" w:rsidP="000E5C11">
            <w:pPr>
              <w:numPr>
                <w:ilvl w:val="0"/>
                <w:numId w:val="6"/>
              </w:numPr>
              <w:rPr>
                <w:bCs/>
                <w:sz w:val="28"/>
                <w:szCs w:val="28"/>
              </w:rPr>
            </w:pPr>
            <w:r>
              <w:rPr>
                <w:bCs/>
                <w:sz w:val="28"/>
                <w:szCs w:val="28"/>
              </w:rPr>
              <w:t>Выполнять качественно работы по монтажу оконечных устройств стоечного и настенного типа.</w:t>
            </w:r>
          </w:p>
          <w:p w:rsidR="000E5C11" w:rsidRPr="008A23D4" w:rsidRDefault="000E5C11" w:rsidP="000E5C11">
            <w:pPr>
              <w:numPr>
                <w:ilvl w:val="0"/>
                <w:numId w:val="6"/>
              </w:numPr>
              <w:rPr>
                <w:bCs/>
                <w:sz w:val="28"/>
                <w:szCs w:val="28"/>
              </w:rPr>
            </w:pPr>
            <w:r>
              <w:rPr>
                <w:bCs/>
                <w:sz w:val="28"/>
                <w:szCs w:val="28"/>
              </w:rPr>
              <w:t>Выполня</w:t>
            </w:r>
            <w:r w:rsidRPr="00343ADA">
              <w:rPr>
                <w:bCs/>
                <w:sz w:val="28"/>
                <w:szCs w:val="28"/>
              </w:rPr>
              <w:t>ть проверку</w:t>
            </w:r>
            <w:r>
              <w:rPr>
                <w:bCs/>
                <w:sz w:val="28"/>
                <w:szCs w:val="28"/>
              </w:rPr>
              <w:t xml:space="preserve"> качества</w:t>
            </w:r>
            <w:r w:rsidRPr="00343ADA">
              <w:rPr>
                <w:bCs/>
                <w:sz w:val="28"/>
                <w:szCs w:val="28"/>
              </w:rPr>
              <w:t xml:space="preserve"> смонтированных </w:t>
            </w:r>
            <w:r>
              <w:rPr>
                <w:bCs/>
                <w:sz w:val="28"/>
                <w:szCs w:val="28"/>
              </w:rPr>
              <w:t>оконечных устройств;</w:t>
            </w:r>
            <w:r w:rsidRPr="008A23D4">
              <w:rPr>
                <w:bCs/>
                <w:sz w:val="28"/>
                <w:szCs w:val="28"/>
              </w:rPr>
              <w:t xml:space="preserve"> </w:t>
            </w:r>
          </w:p>
          <w:p w:rsidR="000E5C11" w:rsidRPr="002739F4" w:rsidRDefault="000E5C11" w:rsidP="000E5C11">
            <w:pPr>
              <w:numPr>
                <w:ilvl w:val="0"/>
                <w:numId w:val="6"/>
              </w:numPr>
              <w:rPr>
                <w:bCs/>
                <w:sz w:val="28"/>
                <w:szCs w:val="28"/>
              </w:rPr>
            </w:pPr>
            <w:r>
              <w:rPr>
                <w:bCs/>
                <w:sz w:val="28"/>
                <w:szCs w:val="28"/>
              </w:rPr>
              <w:t xml:space="preserve">Составлять документацию на все работы выполняемые в процессе строительства и эксплуатации станционных сооружений. </w:t>
            </w:r>
          </w:p>
        </w:tc>
        <w:tc>
          <w:tcPr>
            <w:tcW w:w="1457" w:type="dxa"/>
            <w:shd w:val="clear" w:color="auto" w:fill="FFFFFF" w:themeFill="background1"/>
          </w:tcPr>
          <w:p w:rsidR="000E5C11" w:rsidRDefault="000E5C11" w:rsidP="000E5C11">
            <w:pPr>
              <w:rPr>
                <w:b/>
                <w:bCs/>
                <w:color w:val="FFFFFF" w:themeColor="background1"/>
                <w:sz w:val="28"/>
                <w:szCs w:val="28"/>
              </w:rPr>
            </w:pPr>
          </w:p>
        </w:tc>
      </w:tr>
      <w:tr w:rsidR="000E5C11" w:rsidRPr="00ED18F9" w:rsidTr="000E5C11">
        <w:tc>
          <w:tcPr>
            <w:tcW w:w="518" w:type="dxa"/>
            <w:shd w:val="clear" w:color="auto" w:fill="002060"/>
          </w:tcPr>
          <w:p w:rsidR="000E5C11" w:rsidRPr="003813EF" w:rsidRDefault="003813EF" w:rsidP="000E5C11">
            <w:pPr>
              <w:rPr>
                <w:b/>
                <w:bCs/>
                <w:color w:val="FFFFFF" w:themeColor="background1"/>
                <w:sz w:val="28"/>
                <w:szCs w:val="28"/>
                <w:lang w:val="en-US"/>
              </w:rPr>
            </w:pPr>
            <w:r>
              <w:rPr>
                <w:b/>
                <w:bCs/>
                <w:color w:val="FFFFFF" w:themeColor="background1"/>
                <w:sz w:val="28"/>
                <w:szCs w:val="28"/>
                <w:lang w:val="en-US"/>
              </w:rPr>
              <w:t>5</w:t>
            </w:r>
          </w:p>
        </w:tc>
        <w:tc>
          <w:tcPr>
            <w:tcW w:w="7634" w:type="dxa"/>
            <w:shd w:val="clear" w:color="auto" w:fill="002060"/>
          </w:tcPr>
          <w:p w:rsidR="000E5C11" w:rsidRPr="00B31E9A" w:rsidRDefault="000E5C11" w:rsidP="000E5C11">
            <w:pPr>
              <w:rPr>
                <w:b/>
                <w:bCs/>
                <w:color w:val="FFFFFF" w:themeColor="background1"/>
                <w:sz w:val="28"/>
                <w:szCs w:val="28"/>
              </w:rPr>
            </w:pPr>
            <w:r>
              <w:rPr>
                <w:b/>
                <w:bCs/>
                <w:color w:val="FFFFFF" w:themeColor="background1"/>
                <w:sz w:val="28"/>
                <w:szCs w:val="28"/>
              </w:rPr>
              <w:t>Строительство и эксплуатация   линейных сооружений.</w:t>
            </w:r>
          </w:p>
        </w:tc>
        <w:tc>
          <w:tcPr>
            <w:tcW w:w="1457" w:type="dxa"/>
            <w:shd w:val="clear" w:color="auto" w:fill="002060"/>
          </w:tcPr>
          <w:p w:rsidR="000E5C11" w:rsidRPr="003813EF" w:rsidRDefault="003813EF" w:rsidP="000E5C11">
            <w:pPr>
              <w:rPr>
                <w:b/>
                <w:bCs/>
                <w:color w:val="FFFFFF" w:themeColor="background1"/>
                <w:sz w:val="28"/>
                <w:szCs w:val="28"/>
                <w:lang w:val="en-US"/>
              </w:rPr>
            </w:pPr>
            <w:r>
              <w:rPr>
                <w:b/>
                <w:bCs/>
                <w:color w:val="FFFFFF" w:themeColor="background1"/>
                <w:sz w:val="28"/>
                <w:szCs w:val="28"/>
                <w:lang w:val="en-US"/>
              </w:rPr>
              <w:t>29</w:t>
            </w:r>
          </w:p>
        </w:tc>
      </w:tr>
      <w:tr w:rsidR="000E5C11" w:rsidRPr="00ED18F9" w:rsidTr="000E5C11">
        <w:tc>
          <w:tcPr>
            <w:tcW w:w="518" w:type="dxa"/>
          </w:tcPr>
          <w:p w:rsidR="000E5C11" w:rsidRPr="00ED18F9" w:rsidRDefault="000E5C11" w:rsidP="000E5C11">
            <w:pPr>
              <w:rPr>
                <w:b/>
                <w:bCs/>
                <w:sz w:val="28"/>
                <w:szCs w:val="28"/>
              </w:rPr>
            </w:pPr>
          </w:p>
        </w:tc>
        <w:tc>
          <w:tcPr>
            <w:tcW w:w="7634" w:type="dxa"/>
          </w:tcPr>
          <w:p w:rsidR="000E5C11" w:rsidRPr="00367743" w:rsidRDefault="000E5C11" w:rsidP="000E5C11">
            <w:pPr>
              <w:rPr>
                <w:bCs/>
                <w:sz w:val="28"/>
                <w:szCs w:val="28"/>
              </w:rPr>
            </w:pPr>
            <w:r w:rsidRPr="00ED18F9">
              <w:rPr>
                <w:bCs/>
                <w:sz w:val="28"/>
                <w:szCs w:val="28"/>
              </w:rPr>
              <w:t>Спец</w:t>
            </w:r>
            <w:r>
              <w:rPr>
                <w:bCs/>
                <w:sz w:val="28"/>
                <w:szCs w:val="28"/>
              </w:rPr>
              <w:t>иалист должен знать и понимать:</w:t>
            </w:r>
          </w:p>
          <w:p w:rsidR="000E5C11" w:rsidRDefault="000E5C11" w:rsidP="000E5C11">
            <w:pPr>
              <w:numPr>
                <w:ilvl w:val="0"/>
                <w:numId w:val="6"/>
              </w:numPr>
              <w:rPr>
                <w:bCs/>
                <w:sz w:val="28"/>
                <w:szCs w:val="28"/>
              </w:rPr>
            </w:pPr>
            <w:r>
              <w:rPr>
                <w:bCs/>
                <w:sz w:val="28"/>
                <w:szCs w:val="28"/>
              </w:rPr>
              <w:t>Технологию строительства и эксплуатации  линейно-кабельных сооружений;</w:t>
            </w:r>
          </w:p>
          <w:p w:rsidR="000E5C11" w:rsidRDefault="000E5C11" w:rsidP="000E5C11">
            <w:pPr>
              <w:numPr>
                <w:ilvl w:val="0"/>
                <w:numId w:val="6"/>
              </w:numPr>
              <w:rPr>
                <w:bCs/>
                <w:sz w:val="28"/>
                <w:szCs w:val="28"/>
              </w:rPr>
            </w:pPr>
            <w:r>
              <w:rPr>
                <w:bCs/>
                <w:sz w:val="28"/>
                <w:szCs w:val="28"/>
              </w:rPr>
              <w:t>Технологию прокладки волоконно-оптического кабеля вне помещения;</w:t>
            </w:r>
          </w:p>
          <w:p w:rsidR="000E5C11" w:rsidRPr="002739F4" w:rsidRDefault="000E5C11" w:rsidP="000E5C11">
            <w:pPr>
              <w:numPr>
                <w:ilvl w:val="0"/>
                <w:numId w:val="6"/>
              </w:numPr>
              <w:rPr>
                <w:bCs/>
                <w:sz w:val="28"/>
                <w:szCs w:val="28"/>
              </w:rPr>
            </w:pPr>
            <w:r>
              <w:rPr>
                <w:bCs/>
                <w:sz w:val="28"/>
                <w:szCs w:val="28"/>
              </w:rPr>
              <w:t>Технологию монтажа оконечных устройств абонентского доступа;</w:t>
            </w:r>
          </w:p>
          <w:p w:rsidR="000E5C11" w:rsidRPr="00ED18F9" w:rsidRDefault="000E5C11" w:rsidP="000E5C11">
            <w:pPr>
              <w:numPr>
                <w:ilvl w:val="0"/>
                <w:numId w:val="6"/>
              </w:numPr>
              <w:rPr>
                <w:bCs/>
                <w:sz w:val="28"/>
                <w:szCs w:val="28"/>
              </w:rPr>
            </w:pPr>
            <w:r>
              <w:rPr>
                <w:bCs/>
                <w:sz w:val="28"/>
                <w:szCs w:val="28"/>
              </w:rPr>
              <w:t>Технологию  монтажа оптических муфт, согласно инструкции  производителя оборудования</w:t>
            </w:r>
          </w:p>
          <w:p w:rsidR="000E5C11" w:rsidRDefault="000E5C11" w:rsidP="000E5C11">
            <w:pPr>
              <w:numPr>
                <w:ilvl w:val="0"/>
                <w:numId w:val="6"/>
              </w:numPr>
              <w:rPr>
                <w:bCs/>
                <w:sz w:val="28"/>
                <w:szCs w:val="28"/>
              </w:rPr>
            </w:pPr>
            <w:r>
              <w:rPr>
                <w:bCs/>
                <w:sz w:val="28"/>
                <w:szCs w:val="28"/>
              </w:rPr>
              <w:t>Инструкции по монтажу муфт  разного типа, для соединения оптических волокон.</w:t>
            </w:r>
          </w:p>
          <w:p w:rsidR="000E5C11" w:rsidRDefault="000E5C11" w:rsidP="000E5C11">
            <w:pPr>
              <w:numPr>
                <w:ilvl w:val="0"/>
                <w:numId w:val="6"/>
              </w:numPr>
              <w:rPr>
                <w:bCs/>
                <w:sz w:val="28"/>
                <w:szCs w:val="28"/>
              </w:rPr>
            </w:pPr>
            <w:r>
              <w:rPr>
                <w:bCs/>
                <w:sz w:val="28"/>
                <w:szCs w:val="28"/>
              </w:rPr>
              <w:t>Технологию устранения повреждения при помощи оптической муфты.</w:t>
            </w:r>
          </w:p>
          <w:p w:rsidR="000E5C11" w:rsidRPr="003F114E" w:rsidRDefault="000E5C11" w:rsidP="000E5C11">
            <w:pPr>
              <w:numPr>
                <w:ilvl w:val="0"/>
                <w:numId w:val="6"/>
              </w:numPr>
              <w:rPr>
                <w:bCs/>
                <w:sz w:val="28"/>
                <w:szCs w:val="28"/>
              </w:rPr>
            </w:pPr>
            <w:r>
              <w:rPr>
                <w:bCs/>
                <w:sz w:val="28"/>
                <w:szCs w:val="28"/>
              </w:rPr>
              <w:t xml:space="preserve">Состав технической документации. </w:t>
            </w:r>
          </w:p>
        </w:tc>
        <w:tc>
          <w:tcPr>
            <w:tcW w:w="1457" w:type="dxa"/>
          </w:tcPr>
          <w:p w:rsidR="000E5C11" w:rsidRPr="00ED18F9" w:rsidRDefault="000E5C11" w:rsidP="000E5C11">
            <w:pPr>
              <w:rPr>
                <w:b/>
                <w:bCs/>
                <w:sz w:val="28"/>
                <w:szCs w:val="28"/>
              </w:rPr>
            </w:pPr>
          </w:p>
        </w:tc>
      </w:tr>
      <w:tr w:rsidR="000E5C11" w:rsidRPr="00ED18F9" w:rsidTr="000E5C11">
        <w:tc>
          <w:tcPr>
            <w:tcW w:w="518" w:type="dxa"/>
          </w:tcPr>
          <w:p w:rsidR="000E5C11" w:rsidRPr="00ED18F9" w:rsidRDefault="000E5C11" w:rsidP="000E5C11">
            <w:pPr>
              <w:rPr>
                <w:b/>
                <w:bCs/>
                <w:sz w:val="28"/>
                <w:szCs w:val="28"/>
              </w:rPr>
            </w:pPr>
          </w:p>
        </w:tc>
        <w:tc>
          <w:tcPr>
            <w:tcW w:w="7634" w:type="dxa"/>
          </w:tcPr>
          <w:p w:rsidR="000E5C11" w:rsidRPr="00ED18F9" w:rsidRDefault="000E5C11" w:rsidP="000E5C11">
            <w:pPr>
              <w:rPr>
                <w:bCs/>
                <w:sz w:val="28"/>
                <w:szCs w:val="28"/>
              </w:rPr>
            </w:pPr>
            <w:r w:rsidRPr="00ED18F9">
              <w:rPr>
                <w:bCs/>
                <w:sz w:val="28"/>
                <w:szCs w:val="28"/>
              </w:rPr>
              <w:t>Специалист должен уметь:</w:t>
            </w:r>
          </w:p>
          <w:p w:rsidR="000E5C11" w:rsidRDefault="000E5C11" w:rsidP="000E5C11">
            <w:pPr>
              <w:numPr>
                <w:ilvl w:val="0"/>
                <w:numId w:val="6"/>
              </w:numPr>
              <w:rPr>
                <w:bCs/>
                <w:sz w:val="28"/>
                <w:szCs w:val="28"/>
              </w:rPr>
            </w:pPr>
            <w:r>
              <w:rPr>
                <w:bCs/>
                <w:sz w:val="28"/>
                <w:szCs w:val="28"/>
              </w:rPr>
              <w:t>Выполнять подготовительные работы;</w:t>
            </w:r>
          </w:p>
          <w:p w:rsidR="000E5C11" w:rsidRDefault="000E5C11" w:rsidP="000E5C11">
            <w:pPr>
              <w:numPr>
                <w:ilvl w:val="0"/>
                <w:numId w:val="6"/>
              </w:numPr>
              <w:rPr>
                <w:bCs/>
                <w:sz w:val="28"/>
                <w:szCs w:val="28"/>
              </w:rPr>
            </w:pPr>
            <w:r>
              <w:rPr>
                <w:bCs/>
                <w:sz w:val="28"/>
                <w:szCs w:val="28"/>
              </w:rPr>
              <w:t>Выполня</w:t>
            </w:r>
            <w:r w:rsidRPr="00343ADA">
              <w:rPr>
                <w:bCs/>
                <w:sz w:val="28"/>
                <w:szCs w:val="28"/>
              </w:rPr>
              <w:t xml:space="preserve">ть прокладку кабеля, </w:t>
            </w:r>
            <w:r>
              <w:rPr>
                <w:bCs/>
                <w:sz w:val="28"/>
                <w:szCs w:val="28"/>
              </w:rPr>
              <w:t>всеми способами;</w:t>
            </w:r>
          </w:p>
          <w:p w:rsidR="000E5C11" w:rsidRDefault="000E5C11" w:rsidP="000E5C11">
            <w:pPr>
              <w:numPr>
                <w:ilvl w:val="0"/>
                <w:numId w:val="6"/>
              </w:numPr>
              <w:rPr>
                <w:bCs/>
                <w:sz w:val="28"/>
                <w:szCs w:val="28"/>
              </w:rPr>
            </w:pPr>
            <w:r>
              <w:rPr>
                <w:bCs/>
                <w:sz w:val="28"/>
                <w:szCs w:val="28"/>
              </w:rPr>
              <w:lastRenderedPageBreak/>
              <w:t>Выполнять монтаж всех типов оптических муфт согласно инструкции производителя;</w:t>
            </w:r>
          </w:p>
          <w:p w:rsidR="000E5C11" w:rsidRPr="00ED18F9" w:rsidRDefault="000E5C11" w:rsidP="000E5C11">
            <w:pPr>
              <w:numPr>
                <w:ilvl w:val="0"/>
                <w:numId w:val="6"/>
              </w:numPr>
              <w:rPr>
                <w:bCs/>
                <w:sz w:val="28"/>
                <w:szCs w:val="28"/>
              </w:rPr>
            </w:pPr>
            <w:r>
              <w:rPr>
                <w:bCs/>
                <w:sz w:val="28"/>
                <w:szCs w:val="28"/>
              </w:rPr>
              <w:t>Выполнять работы по монтажу оконечных устройств абонентского типа;</w:t>
            </w:r>
          </w:p>
          <w:p w:rsidR="000E5C11" w:rsidRDefault="000E5C11" w:rsidP="000E5C11">
            <w:pPr>
              <w:numPr>
                <w:ilvl w:val="0"/>
                <w:numId w:val="6"/>
              </w:numPr>
              <w:rPr>
                <w:bCs/>
                <w:sz w:val="28"/>
                <w:szCs w:val="28"/>
              </w:rPr>
            </w:pPr>
            <w:r>
              <w:rPr>
                <w:bCs/>
                <w:sz w:val="28"/>
                <w:szCs w:val="28"/>
              </w:rPr>
              <w:t>Выполнять соединение</w:t>
            </w:r>
            <w:r w:rsidRPr="00717DF5">
              <w:rPr>
                <w:bCs/>
                <w:sz w:val="28"/>
                <w:szCs w:val="28"/>
              </w:rPr>
              <w:t xml:space="preserve"> оптических волок</w:t>
            </w:r>
            <w:r>
              <w:rPr>
                <w:bCs/>
                <w:sz w:val="28"/>
                <w:szCs w:val="28"/>
              </w:rPr>
              <w:t>он  согласно проектной документации;</w:t>
            </w:r>
          </w:p>
          <w:p w:rsidR="000E5C11" w:rsidRPr="0083487B" w:rsidRDefault="000E5C11" w:rsidP="000E5C11">
            <w:pPr>
              <w:numPr>
                <w:ilvl w:val="0"/>
                <w:numId w:val="6"/>
              </w:numPr>
              <w:rPr>
                <w:bCs/>
                <w:sz w:val="28"/>
                <w:szCs w:val="28"/>
              </w:rPr>
            </w:pPr>
            <w:r>
              <w:rPr>
                <w:bCs/>
                <w:sz w:val="28"/>
                <w:szCs w:val="28"/>
              </w:rPr>
              <w:t>Правильно определить способ соединения оптических волокон согласно технического задания;</w:t>
            </w:r>
          </w:p>
          <w:p w:rsidR="000E5C11" w:rsidRDefault="000E5C11" w:rsidP="000E5C11">
            <w:pPr>
              <w:numPr>
                <w:ilvl w:val="0"/>
                <w:numId w:val="6"/>
              </w:numPr>
              <w:rPr>
                <w:bCs/>
                <w:sz w:val="28"/>
                <w:szCs w:val="28"/>
              </w:rPr>
            </w:pPr>
            <w:r w:rsidRPr="00717DF5">
              <w:rPr>
                <w:bCs/>
                <w:sz w:val="28"/>
                <w:szCs w:val="28"/>
              </w:rPr>
              <w:t xml:space="preserve">Выполнить </w:t>
            </w:r>
            <w:r>
              <w:rPr>
                <w:bCs/>
                <w:sz w:val="28"/>
                <w:szCs w:val="28"/>
              </w:rPr>
              <w:t>работы по поиску неисправностей;</w:t>
            </w:r>
          </w:p>
          <w:p w:rsidR="000E5C11" w:rsidRDefault="000E5C11" w:rsidP="000E5C11">
            <w:pPr>
              <w:numPr>
                <w:ilvl w:val="0"/>
                <w:numId w:val="6"/>
              </w:numPr>
              <w:rPr>
                <w:bCs/>
                <w:sz w:val="28"/>
                <w:szCs w:val="28"/>
              </w:rPr>
            </w:pPr>
            <w:r>
              <w:rPr>
                <w:bCs/>
                <w:sz w:val="28"/>
                <w:szCs w:val="28"/>
              </w:rPr>
              <w:t>Выполнить расчет места повреждения на кабеле по метровым меткам;</w:t>
            </w:r>
          </w:p>
          <w:p w:rsidR="000E5C11" w:rsidRPr="00612810" w:rsidRDefault="000E5C11" w:rsidP="000E5C11">
            <w:pPr>
              <w:numPr>
                <w:ilvl w:val="0"/>
                <w:numId w:val="6"/>
              </w:numPr>
              <w:rPr>
                <w:bCs/>
                <w:sz w:val="28"/>
                <w:szCs w:val="28"/>
              </w:rPr>
            </w:pPr>
            <w:r>
              <w:rPr>
                <w:bCs/>
                <w:sz w:val="28"/>
                <w:szCs w:val="28"/>
              </w:rPr>
              <w:t>Выполнять качественно  работы  необходимые для  устранения повреждения;</w:t>
            </w:r>
          </w:p>
        </w:tc>
        <w:tc>
          <w:tcPr>
            <w:tcW w:w="1457" w:type="dxa"/>
          </w:tcPr>
          <w:p w:rsidR="000E5C11" w:rsidRPr="00ED18F9" w:rsidRDefault="000E5C11" w:rsidP="000E5C11">
            <w:pPr>
              <w:rPr>
                <w:b/>
                <w:bCs/>
                <w:sz w:val="28"/>
                <w:szCs w:val="28"/>
              </w:rPr>
            </w:pPr>
          </w:p>
        </w:tc>
      </w:tr>
      <w:tr w:rsidR="000E5C11" w:rsidRPr="00ED18F9" w:rsidTr="000E5C11">
        <w:tc>
          <w:tcPr>
            <w:tcW w:w="518" w:type="dxa"/>
            <w:shd w:val="clear" w:color="auto" w:fill="002060"/>
          </w:tcPr>
          <w:p w:rsidR="000E5C11" w:rsidRPr="003813EF" w:rsidRDefault="003813EF" w:rsidP="000E5C11">
            <w:pPr>
              <w:rPr>
                <w:b/>
                <w:bCs/>
                <w:color w:val="FFFFFF" w:themeColor="background1"/>
                <w:sz w:val="28"/>
                <w:szCs w:val="28"/>
                <w:lang w:val="en-US"/>
              </w:rPr>
            </w:pPr>
            <w:r>
              <w:rPr>
                <w:b/>
                <w:bCs/>
                <w:color w:val="FFFFFF" w:themeColor="background1"/>
                <w:sz w:val="28"/>
                <w:szCs w:val="28"/>
                <w:lang w:val="en-US"/>
              </w:rPr>
              <w:t>6</w:t>
            </w:r>
          </w:p>
        </w:tc>
        <w:tc>
          <w:tcPr>
            <w:tcW w:w="7634" w:type="dxa"/>
            <w:shd w:val="clear" w:color="auto" w:fill="002060"/>
          </w:tcPr>
          <w:p w:rsidR="000E5C11" w:rsidRPr="00ED18F9" w:rsidRDefault="000E5C11" w:rsidP="000E5C11">
            <w:pPr>
              <w:rPr>
                <w:b/>
                <w:bCs/>
                <w:color w:val="FFFFFF" w:themeColor="background1"/>
                <w:sz w:val="28"/>
                <w:szCs w:val="28"/>
              </w:rPr>
            </w:pPr>
            <w:r w:rsidRPr="00367743">
              <w:rPr>
                <w:b/>
                <w:bCs/>
                <w:color w:val="FFFFFF" w:themeColor="background1"/>
                <w:sz w:val="28"/>
                <w:szCs w:val="28"/>
              </w:rPr>
              <w:t>Измерение оптических параметров  ВОЛП</w:t>
            </w:r>
          </w:p>
        </w:tc>
        <w:tc>
          <w:tcPr>
            <w:tcW w:w="1457" w:type="dxa"/>
            <w:shd w:val="clear" w:color="auto" w:fill="002060"/>
          </w:tcPr>
          <w:p w:rsidR="000E5C11" w:rsidRPr="003813EF" w:rsidRDefault="000E5C11" w:rsidP="003813EF">
            <w:pPr>
              <w:rPr>
                <w:b/>
                <w:bCs/>
                <w:color w:val="FFFFFF" w:themeColor="background1"/>
                <w:sz w:val="28"/>
                <w:szCs w:val="28"/>
                <w:lang w:val="en-US"/>
              </w:rPr>
            </w:pPr>
            <w:r>
              <w:rPr>
                <w:b/>
                <w:bCs/>
                <w:color w:val="FFFFFF" w:themeColor="background1"/>
                <w:sz w:val="28"/>
                <w:szCs w:val="28"/>
              </w:rPr>
              <w:t>1</w:t>
            </w:r>
            <w:r w:rsidR="003813EF">
              <w:rPr>
                <w:b/>
                <w:bCs/>
                <w:color w:val="FFFFFF" w:themeColor="background1"/>
                <w:sz w:val="28"/>
                <w:szCs w:val="28"/>
                <w:lang w:val="en-US"/>
              </w:rPr>
              <w:t>2</w:t>
            </w:r>
          </w:p>
        </w:tc>
      </w:tr>
      <w:tr w:rsidR="000E5C11" w:rsidRPr="00ED18F9" w:rsidTr="000E5C11">
        <w:tc>
          <w:tcPr>
            <w:tcW w:w="518" w:type="dxa"/>
          </w:tcPr>
          <w:p w:rsidR="000E5C11" w:rsidRPr="00ED18F9" w:rsidRDefault="000E5C11" w:rsidP="000E5C11">
            <w:pPr>
              <w:rPr>
                <w:b/>
                <w:bCs/>
                <w:sz w:val="28"/>
                <w:szCs w:val="28"/>
              </w:rPr>
            </w:pPr>
          </w:p>
        </w:tc>
        <w:tc>
          <w:tcPr>
            <w:tcW w:w="7634" w:type="dxa"/>
          </w:tcPr>
          <w:p w:rsidR="000E5C11" w:rsidRDefault="000E5C11" w:rsidP="000E5C11">
            <w:pPr>
              <w:rPr>
                <w:bCs/>
                <w:sz w:val="28"/>
                <w:szCs w:val="28"/>
              </w:rPr>
            </w:pPr>
            <w:r w:rsidRPr="00ED18F9">
              <w:rPr>
                <w:bCs/>
                <w:sz w:val="28"/>
                <w:szCs w:val="28"/>
              </w:rPr>
              <w:t>Спец</w:t>
            </w:r>
            <w:r>
              <w:rPr>
                <w:bCs/>
                <w:sz w:val="28"/>
                <w:szCs w:val="28"/>
              </w:rPr>
              <w:t>иалист должен знать и понимать:</w:t>
            </w:r>
          </w:p>
          <w:p w:rsidR="000E5C11" w:rsidRDefault="000E5C11" w:rsidP="000E5C11">
            <w:pPr>
              <w:numPr>
                <w:ilvl w:val="0"/>
                <w:numId w:val="6"/>
              </w:numPr>
              <w:rPr>
                <w:bCs/>
                <w:sz w:val="28"/>
                <w:szCs w:val="28"/>
              </w:rPr>
            </w:pPr>
            <w:r>
              <w:rPr>
                <w:bCs/>
                <w:sz w:val="28"/>
                <w:szCs w:val="28"/>
              </w:rPr>
              <w:t>Методы измерений на волоконно-оптических линиях связи;</w:t>
            </w:r>
          </w:p>
          <w:p w:rsidR="000E5C11" w:rsidRDefault="000E5C11" w:rsidP="000E5C11">
            <w:pPr>
              <w:numPr>
                <w:ilvl w:val="0"/>
                <w:numId w:val="6"/>
              </w:numPr>
              <w:rPr>
                <w:bCs/>
                <w:sz w:val="28"/>
                <w:szCs w:val="28"/>
              </w:rPr>
            </w:pPr>
            <w:r w:rsidRPr="00717DF5">
              <w:rPr>
                <w:bCs/>
                <w:sz w:val="28"/>
                <w:szCs w:val="28"/>
              </w:rPr>
              <w:t>Назначение и принцип действия измерительных приборов</w:t>
            </w:r>
            <w:r>
              <w:rPr>
                <w:bCs/>
                <w:sz w:val="28"/>
                <w:szCs w:val="28"/>
              </w:rPr>
              <w:t>;</w:t>
            </w:r>
            <w:r w:rsidRPr="00ED18F9">
              <w:rPr>
                <w:bCs/>
                <w:sz w:val="28"/>
                <w:szCs w:val="28"/>
              </w:rPr>
              <w:t xml:space="preserve"> </w:t>
            </w:r>
          </w:p>
          <w:p w:rsidR="000E5C11" w:rsidRPr="00466BDF" w:rsidRDefault="000E5C11" w:rsidP="000E5C11">
            <w:pPr>
              <w:numPr>
                <w:ilvl w:val="0"/>
                <w:numId w:val="6"/>
              </w:numPr>
              <w:rPr>
                <w:bCs/>
                <w:sz w:val="28"/>
                <w:szCs w:val="28"/>
              </w:rPr>
            </w:pPr>
            <w:r w:rsidRPr="00717DF5">
              <w:rPr>
                <w:bCs/>
                <w:sz w:val="28"/>
                <w:szCs w:val="28"/>
              </w:rPr>
              <w:t>Практическое применение измерительных приборов</w:t>
            </w:r>
            <w:r>
              <w:rPr>
                <w:bCs/>
                <w:sz w:val="28"/>
                <w:szCs w:val="28"/>
              </w:rPr>
              <w:t>;</w:t>
            </w:r>
          </w:p>
          <w:p w:rsidR="000E5C11" w:rsidRPr="00322216" w:rsidRDefault="000E5C11" w:rsidP="000E5C11">
            <w:pPr>
              <w:numPr>
                <w:ilvl w:val="0"/>
                <w:numId w:val="6"/>
              </w:numPr>
              <w:rPr>
                <w:bCs/>
                <w:sz w:val="28"/>
                <w:szCs w:val="28"/>
              </w:rPr>
            </w:pPr>
            <w:r>
              <w:rPr>
                <w:bCs/>
                <w:sz w:val="28"/>
                <w:szCs w:val="28"/>
              </w:rPr>
              <w:t>Измерения которые необходимо проводить при строительстве и эксплуатации ВОЛП;</w:t>
            </w:r>
            <w:r w:rsidRPr="00ED18F9">
              <w:rPr>
                <w:bCs/>
                <w:sz w:val="28"/>
                <w:szCs w:val="28"/>
              </w:rPr>
              <w:t xml:space="preserve"> </w:t>
            </w:r>
          </w:p>
          <w:p w:rsidR="000E5C11" w:rsidRPr="003C7DC1" w:rsidRDefault="000E5C11" w:rsidP="000E5C11">
            <w:pPr>
              <w:numPr>
                <w:ilvl w:val="0"/>
                <w:numId w:val="6"/>
              </w:numPr>
              <w:rPr>
                <w:bCs/>
                <w:sz w:val="28"/>
                <w:szCs w:val="28"/>
              </w:rPr>
            </w:pPr>
            <w:r>
              <w:rPr>
                <w:bCs/>
                <w:sz w:val="28"/>
                <w:szCs w:val="28"/>
              </w:rPr>
              <w:t>Методы  поиска  неисправностей;</w:t>
            </w:r>
          </w:p>
        </w:tc>
        <w:tc>
          <w:tcPr>
            <w:tcW w:w="1457" w:type="dxa"/>
          </w:tcPr>
          <w:p w:rsidR="000E5C11" w:rsidRPr="00ED18F9" w:rsidRDefault="000E5C11" w:rsidP="000E5C11">
            <w:pPr>
              <w:rPr>
                <w:b/>
                <w:bCs/>
                <w:sz w:val="28"/>
                <w:szCs w:val="28"/>
              </w:rPr>
            </w:pPr>
          </w:p>
        </w:tc>
      </w:tr>
      <w:tr w:rsidR="000E5C11" w:rsidRPr="00ED18F9" w:rsidTr="000E5C11">
        <w:tc>
          <w:tcPr>
            <w:tcW w:w="518" w:type="dxa"/>
          </w:tcPr>
          <w:p w:rsidR="000E5C11" w:rsidRPr="00ED18F9" w:rsidRDefault="000E5C11" w:rsidP="000E5C11">
            <w:pPr>
              <w:rPr>
                <w:b/>
                <w:bCs/>
                <w:sz w:val="28"/>
                <w:szCs w:val="28"/>
              </w:rPr>
            </w:pPr>
          </w:p>
        </w:tc>
        <w:tc>
          <w:tcPr>
            <w:tcW w:w="7634" w:type="dxa"/>
          </w:tcPr>
          <w:p w:rsidR="000E5C11" w:rsidRPr="00ED18F9" w:rsidRDefault="000E5C11" w:rsidP="000E5C11">
            <w:pPr>
              <w:rPr>
                <w:bCs/>
                <w:sz w:val="28"/>
                <w:szCs w:val="28"/>
              </w:rPr>
            </w:pPr>
            <w:r w:rsidRPr="00ED18F9">
              <w:rPr>
                <w:bCs/>
                <w:sz w:val="28"/>
                <w:szCs w:val="28"/>
              </w:rPr>
              <w:t>Специалист должен уметь:</w:t>
            </w:r>
          </w:p>
          <w:p w:rsidR="000E5C11" w:rsidRDefault="000E5C11" w:rsidP="000E5C11">
            <w:pPr>
              <w:numPr>
                <w:ilvl w:val="0"/>
                <w:numId w:val="7"/>
              </w:numPr>
              <w:rPr>
                <w:bCs/>
                <w:sz w:val="28"/>
                <w:szCs w:val="28"/>
              </w:rPr>
            </w:pPr>
            <w:r>
              <w:rPr>
                <w:bCs/>
                <w:sz w:val="28"/>
                <w:szCs w:val="28"/>
              </w:rPr>
              <w:t>Пользоваться измерительным оборудованием;</w:t>
            </w:r>
          </w:p>
          <w:p w:rsidR="000E5C11" w:rsidRPr="00466BDF" w:rsidRDefault="000E5C11" w:rsidP="000E5C11">
            <w:pPr>
              <w:numPr>
                <w:ilvl w:val="0"/>
                <w:numId w:val="7"/>
              </w:numPr>
              <w:rPr>
                <w:bCs/>
                <w:sz w:val="28"/>
                <w:szCs w:val="28"/>
              </w:rPr>
            </w:pPr>
            <w:r>
              <w:rPr>
                <w:bCs/>
                <w:sz w:val="28"/>
                <w:szCs w:val="28"/>
              </w:rPr>
              <w:t>Проводить</w:t>
            </w:r>
            <w:r w:rsidRPr="00343ADA">
              <w:rPr>
                <w:bCs/>
                <w:sz w:val="28"/>
                <w:szCs w:val="28"/>
              </w:rPr>
              <w:t xml:space="preserve"> входной контроль кабеля согласно отраслевым нормам</w:t>
            </w:r>
            <w:r>
              <w:rPr>
                <w:bCs/>
                <w:sz w:val="28"/>
                <w:szCs w:val="28"/>
              </w:rPr>
              <w:t>;</w:t>
            </w:r>
            <w:r w:rsidRPr="00ED18F9">
              <w:rPr>
                <w:bCs/>
                <w:sz w:val="28"/>
                <w:szCs w:val="28"/>
              </w:rPr>
              <w:t xml:space="preserve">  </w:t>
            </w:r>
          </w:p>
          <w:p w:rsidR="000E5C11" w:rsidRPr="00ED18F9" w:rsidRDefault="000E5C11" w:rsidP="000E5C11">
            <w:pPr>
              <w:numPr>
                <w:ilvl w:val="0"/>
                <w:numId w:val="7"/>
              </w:numPr>
              <w:rPr>
                <w:bCs/>
                <w:sz w:val="28"/>
                <w:szCs w:val="28"/>
              </w:rPr>
            </w:pPr>
            <w:r>
              <w:rPr>
                <w:bCs/>
                <w:sz w:val="28"/>
                <w:szCs w:val="28"/>
              </w:rPr>
              <w:t>Проводить измерения ручным и автоматическим  способом</w:t>
            </w:r>
          </w:p>
          <w:p w:rsidR="000E5C11" w:rsidRDefault="000E5C11" w:rsidP="000E5C11">
            <w:pPr>
              <w:numPr>
                <w:ilvl w:val="0"/>
                <w:numId w:val="7"/>
              </w:numPr>
              <w:rPr>
                <w:bCs/>
                <w:sz w:val="28"/>
                <w:szCs w:val="28"/>
              </w:rPr>
            </w:pPr>
            <w:r>
              <w:rPr>
                <w:bCs/>
                <w:sz w:val="28"/>
                <w:szCs w:val="28"/>
              </w:rPr>
              <w:t>Определить ошибки в смонтированной линии</w:t>
            </w:r>
          </w:p>
          <w:p w:rsidR="000E5C11" w:rsidRDefault="000E5C11" w:rsidP="000E5C11">
            <w:pPr>
              <w:numPr>
                <w:ilvl w:val="0"/>
                <w:numId w:val="7"/>
              </w:numPr>
              <w:rPr>
                <w:bCs/>
                <w:sz w:val="28"/>
                <w:szCs w:val="28"/>
              </w:rPr>
            </w:pPr>
            <w:r w:rsidRPr="00717DF5">
              <w:rPr>
                <w:bCs/>
                <w:sz w:val="28"/>
                <w:szCs w:val="28"/>
              </w:rPr>
              <w:t>Обнаружить повреждение при помощи измерительных приборов</w:t>
            </w:r>
            <w:r w:rsidRPr="00ED18F9">
              <w:rPr>
                <w:bCs/>
                <w:sz w:val="28"/>
                <w:szCs w:val="28"/>
              </w:rPr>
              <w:t xml:space="preserve"> </w:t>
            </w:r>
          </w:p>
          <w:p w:rsidR="000E5C11" w:rsidRPr="00460701" w:rsidRDefault="000E5C11" w:rsidP="000E5C11">
            <w:pPr>
              <w:numPr>
                <w:ilvl w:val="0"/>
                <w:numId w:val="7"/>
              </w:numPr>
              <w:rPr>
                <w:bCs/>
                <w:sz w:val="28"/>
                <w:szCs w:val="28"/>
              </w:rPr>
            </w:pPr>
          </w:p>
        </w:tc>
        <w:tc>
          <w:tcPr>
            <w:tcW w:w="1457" w:type="dxa"/>
          </w:tcPr>
          <w:p w:rsidR="000E5C11" w:rsidRPr="00ED18F9" w:rsidRDefault="000E5C11" w:rsidP="000E5C11">
            <w:pPr>
              <w:rPr>
                <w:b/>
                <w:bCs/>
                <w:sz w:val="28"/>
                <w:szCs w:val="28"/>
              </w:rPr>
            </w:pPr>
          </w:p>
        </w:tc>
      </w:tr>
      <w:tr w:rsidR="000E5C11" w:rsidRPr="00ED18F9" w:rsidTr="000E5C11">
        <w:tc>
          <w:tcPr>
            <w:tcW w:w="518" w:type="dxa"/>
            <w:shd w:val="clear" w:color="auto" w:fill="002060"/>
          </w:tcPr>
          <w:p w:rsidR="000E5C11" w:rsidRPr="00ED18F9" w:rsidRDefault="000E5C11" w:rsidP="000E5C11">
            <w:pPr>
              <w:rPr>
                <w:b/>
                <w:bCs/>
                <w:color w:val="FFFFFF" w:themeColor="background1"/>
                <w:sz w:val="28"/>
                <w:szCs w:val="28"/>
              </w:rPr>
            </w:pPr>
          </w:p>
        </w:tc>
        <w:tc>
          <w:tcPr>
            <w:tcW w:w="7634" w:type="dxa"/>
            <w:shd w:val="clear" w:color="auto" w:fill="002060"/>
          </w:tcPr>
          <w:p w:rsidR="000E5C11" w:rsidRPr="00ED18F9" w:rsidRDefault="000E5C11" w:rsidP="000E5C11">
            <w:pPr>
              <w:rPr>
                <w:b/>
                <w:bCs/>
                <w:color w:val="FFFFFF" w:themeColor="background1"/>
                <w:sz w:val="28"/>
                <w:szCs w:val="28"/>
              </w:rPr>
            </w:pPr>
            <w:r w:rsidRPr="00ED18F9">
              <w:rPr>
                <w:b/>
                <w:bCs/>
                <w:color w:val="FFFFFF" w:themeColor="background1"/>
                <w:sz w:val="28"/>
                <w:szCs w:val="28"/>
              </w:rPr>
              <w:t>Всего</w:t>
            </w:r>
          </w:p>
        </w:tc>
        <w:tc>
          <w:tcPr>
            <w:tcW w:w="1457" w:type="dxa"/>
            <w:shd w:val="clear" w:color="auto" w:fill="002060"/>
          </w:tcPr>
          <w:p w:rsidR="000E5C11" w:rsidRPr="00ED18F9" w:rsidRDefault="000E5C11" w:rsidP="000E5C11">
            <w:pPr>
              <w:rPr>
                <w:b/>
                <w:bCs/>
                <w:color w:val="FFFFFF" w:themeColor="background1"/>
                <w:sz w:val="28"/>
                <w:szCs w:val="28"/>
              </w:rPr>
            </w:pPr>
            <w:r w:rsidRPr="00ED18F9">
              <w:rPr>
                <w:b/>
                <w:bCs/>
                <w:color w:val="FFFFFF" w:themeColor="background1"/>
                <w:sz w:val="28"/>
                <w:szCs w:val="28"/>
              </w:rPr>
              <w:t>100</w:t>
            </w:r>
          </w:p>
        </w:tc>
      </w:tr>
    </w:tbl>
    <w:p w:rsidR="000E5C11" w:rsidRDefault="000E5C11" w:rsidP="00ED18F9">
      <w:pPr>
        <w:spacing w:after="0" w:line="360" w:lineRule="auto"/>
        <w:ind w:firstLine="709"/>
        <w:jc w:val="both"/>
        <w:rPr>
          <w:rFonts w:ascii="Times New Roman" w:hAnsi="Times New Roman" w:cs="Times New Roman"/>
          <w:color w:val="000000" w:themeColor="text1"/>
          <w:sz w:val="28"/>
          <w:szCs w:val="28"/>
        </w:rPr>
      </w:pPr>
    </w:p>
    <w:p w:rsidR="006B0FEA" w:rsidRDefault="006B0FEA" w:rsidP="00ED18F9">
      <w:pPr>
        <w:spacing w:after="0" w:line="360" w:lineRule="auto"/>
        <w:ind w:firstLine="709"/>
        <w:jc w:val="both"/>
        <w:rPr>
          <w:rFonts w:ascii="Times New Roman" w:hAnsi="Times New Roman" w:cs="Times New Roman"/>
          <w:color w:val="000000" w:themeColor="text1"/>
          <w:sz w:val="28"/>
          <w:szCs w:val="28"/>
        </w:rPr>
      </w:pPr>
    </w:p>
    <w:p w:rsidR="00ED18F9" w:rsidRPr="009955F8" w:rsidRDefault="00ED18F9" w:rsidP="00ED18F9">
      <w:pPr>
        <w:spacing w:after="0" w:line="360" w:lineRule="auto"/>
        <w:ind w:firstLine="709"/>
        <w:jc w:val="both"/>
        <w:rPr>
          <w:rFonts w:ascii="Times New Roman" w:hAnsi="Times New Roman" w:cs="Times New Roman"/>
          <w:color w:val="000000" w:themeColor="text1"/>
        </w:rPr>
      </w:pPr>
    </w:p>
    <w:p w:rsidR="00DE39D8" w:rsidRPr="009955F8" w:rsidRDefault="00DE39D8" w:rsidP="00DE39D8">
      <w:pPr>
        <w:pStyle w:val="-1"/>
        <w:rPr>
          <w:rFonts w:ascii="Times New Roman" w:hAnsi="Times New Roman"/>
          <w:sz w:val="34"/>
          <w:szCs w:val="34"/>
        </w:rPr>
      </w:pPr>
      <w:bookmarkStart w:id="7" w:name="_Toc489607684"/>
      <w:r w:rsidRPr="009955F8">
        <w:rPr>
          <w:rFonts w:ascii="Times New Roman" w:hAnsi="Times New Roman"/>
          <w:sz w:val="34"/>
          <w:szCs w:val="34"/>
        </w:rPr>
        <w:lastRenderedPageBreak/>
        <w:t xml:space="preserve">3. </w:t>
      </w:r>
      <w:r w:rsidR="005C6A23" w:rsidRPr="009955F8">
        <w:rPr>
          <w:rFonts w:ascii="Times New Roman" w:hAnsi="Times New Roman"/>
          <w:sz w:val="34"/>
          <w:szCs w:val="34"/>
        </w:rPr>
        <w:t xml:space="preserve">ОЦЕНОЧНАЯ </w:t>
      </w:r>
      <w:r w:rsidRPr="009955F8">
        <w:rPr>
          <w:rFonts w:ascii="Times New Roman" w:hAnsi="Times New Roman"/>
          <w:sz w:val="34"/>
          <w:szCs w:val="34"/>
        </w:rPr>
        <w:t>СТРАТЕГИЯ И ТЕХНИЧЕСКИЕ ОСОБЕННОСТИ ОЦЕНКИ</w:t>
      </w:r>
      <w:bookmarkEnd w:id="7"/>
    </w:p>
    <w:p w:rsidR="00DE39D8" w:rsidRPr="00ED18F9" w:rsidRDefault="00AA2B8A" w:rsidP="00ED18F9">
      <w:pPr>
        <w:pStyle w:val="-2"/>
        <w:spacing w:before="0" w:after="0"/>
        <w:ind w:firstLine="709"/>
        <w:rPr>
          <w:rFonts w:ascii="Times New Roman" w:hAnsi="Times New Roman"/>
          <w:szCs w:val="28"/>
        </w:rPr>
      </w:pPr>
      <w:bookmarkStart w:id="8" w:name="_Toc489607685"/>
      <w:r>
        <w:rPr>
          <w:rFonts w:ascii="Times New Roman" w:hAnsi="Times New Roman"/>
          <w:szCs w:val="28"/>
        </w:rPr>
        <w:t xml:space="preserve">3.1. </w:t>
      </w:r>
      <w:r w:rsidR="00DE39D8" w:rsidRPr="00ED18F9">
        <w:rPr>
          <w:rFonts w:ascii="Times New Roman" w:hAnsi="Times New Roman"/>
          <w:szCs w:val="28"/>
        </w:rPr>
        <w:t>ОСНОВНЫЕ ТРЕБОВАНИЯ</w:t>
      </w:r>
      <w:bookmarkEnd w:id="8"/>
      <w:r w:rsidR="00DE39D8" w:rsidRPr="00ED18F9">
        <w:rPr>
          <w:rFonts w:ascii="Times New Roman" w:hAnsi="Times New Roman"/>
          <w:szCs w:val="28"/>
        </w:rPr>
        <w:t xml:space="preserve"> </w:t>
      </w:r>
    </w:p>
    <w:p w:rsidR="005C6A23" w:rsidRPr="00ED18F9" w:rsidRDefault="005C6A23" w:rsidP="00ED18F9">
      <w:pPr>
        <w:spacing w:after="0" w:line="360" w:lineRule="auto"/>
        <w:ind w:firstLine="709"/>
        <w:jc w:val="both"/>
        <w:rPr>
          <w:rFonts w:ascii="Times New Roman" w:hAnsi="Times New Roman" w:cs="Times New Roman"/>
          <w:sz w:val="28"/>
          <w:szCs w:val="28"/>
        </w:rPr>
      </w:pPr>
      <w:r w:rsidRPr="00ED18F9">
        <w:rPr>
          <w:rFonts w:ascii="Times New Roman" w:hAnsi="Times New Roman" w:cs="Times New Roman"/>
          <w:sz w:val="28"/>
          <w:szCs w:val="28"/>
        </w:rPr>
        <w:t xml:space="preserve">Стратегия устанавливает принципы и методы, которым должны соответствовать оценка и начисление баллов </w:t>
      </w:r>
      <w:r w:rsidR="00B40FFB" w:rsidRPr="00ED18F9">
        <w:rPr>
          <w:rFonts w:ascii="Times New Roman" w:hAnsi="Times New Roman" w:cs="Times New Roman"/>
          <w:sz w:val="28"/>
          <w:szCs w:val="28"/>
        </w:rPr>
        <w:t>W</w:t>
      </w:r>
      <w:r w:rsidR="00B40FFB" w:rsidRPr="00ED18F9">
        <w:rPr>
          <w:rFonts w:ascii="Times New Roman" w:hAnsi="Times New Roman" w:cs="Times New Roman"/>
          <w:sz w:val="28"/>
          <w:szCs w:val="28"/>
          <w:lang w:val="en-US"/>
        </w:rPr>
        <w:t>SR</w:t>
      </w:r>
      <w:r w:rsidRPr="00ED18F9">
        <w:rPr>
          <w:rFonts w:ascii="Times New Roman" w:hAnsi="Times New Roman" w:cs="Times New Roman"/>
          <w:sz w:val="28"/>
          <w:szCs w:val="28"/>
        </w:rPr>
        <w:t>.</w:t>
      </w:r>
    </w:p>
    <w:p w:rsidR="005C6A23" w:rsidRPr="00ED18F9" w:rsidRDefault="00D37CEC" w:rsidP="00ED18F9">
      <w:pPr>
        <w:spacing w:after="0" w:line="360" w:lineRule="auto"/>
        <w:ind w:firstLine="709"/>
        <w:jc w:val="both"/>
        <w:rPr>
          <w:rFonts w:ascii="Times New Roman" w:hAnsi="Times New Roman" w:cs="Times New Roman"/>
          <w:sz w:val="28"/>
          <w:szCs w:val="28"/>
        </w:rPr>
      </w:pPr>
      <w:r w:rsidRPr="00ED18F9">
        <w:rPr>
          <w:rFonts w:ascii="Times New Roman" w:hAnsi="Times New Roman" w:cs="Times New Roman"/>
          <w:sz w:val="28"/>
          <w:szCs w:val="28"/>
        </w:rPr>
        <w:t>Экспертная оценка лежит в основе соревнований</w:t>
      </w:r>
      <w:r w:rsidR="005C6A23" w:rsidRPr="00ED18F9">
        <w:rPr>
          <w:rFonts w:ascii="Times New Roman" w:hAnsi="Times New Roman" w:cs="Times New Roman"/>
          <w:sz w:val="28"/>
          <w:szCs w:val="28"/>
        </w:rPr>
        <w:t xml:space="preserve"> </w:t>
      </w:r>
      <w:r w:rsidR="00B40FFB" w:rsidRPr="00ED18F9">
        <w:rPr>
          <w:rFonts w:ascii="Times New Roman" w:hAnsi="Times New Roman" w:cs="Times New Roman"/>
          <w:sz w:val="28"/>
          <w:szCs w:val="28"/>
        </w:rPr>
        <w:t>W</w:t>
      </w:r>
      <w:r w:rsidR="00B40FFB" w:rsidRPr="00ED18F9">
        <w:rPr>
          <w:rFonts w:ascii="Times New Roman" w:hAnsi="Times New Roman" w:cs="Times New Roman"/>
          <w:sz w:val="28"/>
          <w:szCs w:val="28"/>
          <w:lang w:val="en-US"/>
        </w:rPr>
        <w:t>SR</w:t>
      </w:r>
      <w:r w:rsidR="005C6A23" w:rsidRPr="00ED18F9">
        <w:rPr>
          <w:rFonts w:ascii="Times New Roman" w:hAnsi="Times New Roman" w:cs="Times New Roman"/>
          <w:sz w:val="28"/>
          <w:szCs w:val="28"/>
        </w:rPr>
        <w:t xml:space="preserve">. По этой причине она является предметом постоянного профессионального совершенствования и тщательного исследования. </w:t>
      </w:r>
      <w:r w:rsidRPr="00ED18F9">
        <w:rPr>
          <w:rFonts w:ascii="Times New Roman" w:hAnsi="Times New Roman" w:cs="Times New Roman"/>
          <w:sz w:val="28"/>
          <w:szCs w:val="28"/>
        </w:rPr>
        <w:t xml:space="preserve">Накопленный опыт в оценке будет определять будущее использование и направление развития основных инструментов оценки, применяемых на соревнованиях </w:t>
      </w:r>
      <w:r w:rsidR="00B40FFB" w:rsidRPr="00ED18F9">
        <w:rPr>
          <w:rFonts w:ascii="Times New Roman" w:hAnsi="Times New Roman" w:cs="Times New Roman"/>
          <w:sz w:val="28"/>
          <w:szCs w:val="28"/>
        </w:rPr>
        <w:t>W</w:t>
      </w:r>
      <w:r w:rsidR="00B40FFB" w:rsidRPr="00ED18F9">
        <w:rPr>
          <w:rFonts w:ascii="Times New Roman" w:hAnsi="Times New Roman" w:cs="Times New Roman"/>
          <w:sz w:val="28"/>
          <w:szCs w:val="28"/>
          <w:lang w:val="en-US"/>
        </w:rPr>
        <w:t>SR</w:t>
      </w:r>
      <w:r w:rsidR="005C6A23" w:rsidRPr="00ED18F9">
        <w:rPr>
          <w:rFonts w:ascii="Times New Roman" w:hAnsi="Times New Roman" w:cs="Times New Roman"/>
          <w:sz w:val="28"/>
          <w:szCs w:val="28"/>
        </w:rPr>
        <w:t xml:space="preserve">: схема выставления оценки, конкурсное задание и информационная система </w:t>
      </w:r>
      <w:r w:rsidRPr="00ED18F9">
        <w:rPr>
          <w:rFonts w:ascii="Times New Roman" w:hAnsi="Times New Roman" w:cs="Times New Roman"/>
          <w:sz w:val="28"/>
          <w:szCs w:val="28"/>
        </w:rPr>
        <w:t>ч</w:t>
      </w:r>
      <w:r w:rsidR="005C6A23" w:rsidRPr="00ED18F9">
        <w:rPr>
          <w:rFonts w:ascii="Times New Roman" w:hAnsi="Times New Roman" w:cs="Times New Roman"/>
          <w:sz w:val="28"/>
          <w:szCs w:val="28"/>
        </w:rPr>
        <w:t>емпионата (CIS).</w:t>
      </w:r>
    </w:p>
    <w:p w:rsidR="005C6A23" w:rsidRPr="00ED18F9" w:rsidRDefault="005C6A23" w:rsidP="00ED18F9">
      <w:pPr>
        <w:spacing w:after="0" w:line="360" w:lineRule="auto"/>
        <w:ind w:firstLine="709"/>
        <w:jc w:val="both"/>
        <w:rPr>
          <w:rFonts w:ascii="Times New Roman" w:hAnsi="Times New Roman" w:cs="Times New Roman"/>
          <w:sz w:val="28"/>
          <w:szCs w:val="28"/>
        </w:rPr>
      </w:pPr>
      <w:r w:rsidRPr="00ED18F9">
        <w:rPr>
          <w:rFonts w:ascii="Times New Roman" w:hAnsi="Times New Roman" w:cs="Times New Roman"/>
          <w:sz w:val="28"/>
          <w:szCs w:val="28"/>
        </w:rPr>
        <w:t xml:space="preserve">Оценка на </w:t>
      </w:r>
      <w:r w:rsidR="00127743">
        <w:rPr>
          <w:rFonts w:ascii="Times New Roman" w:hAnsi="Times New Roman" w:cs="Times New Roman"/>
          <w:sz w:val="28"/>
          <w:szCs w:val="28"/>
        </w:rPr>
        <w:t>соревнованиях</w:t>
      </w:r>
      <w:r w:rsidRPr="00ED18F9">
        <w:rPr>
          <w:rFonts w:ascii="Times New Roman" w:hAnsi="Times New Roman" w:cs="Times New Roman"/>
          <w:sz w:val="28"/>
          <w:szCs w:val="28"/>
        </w:rPr>
        <w:t xml:space="preserve"> </w:t>
      </w:r>
      <w:r w:rsidR="00B40FFB" w:rsidRPr="00ED18F9">
        <w:rPr>
          <w:rFonts w:ascii="Times New Roman" w:hAnsi="Times New Roman" w:cs="Times New Roman"/>
          <w:sz w:val="28"/>
          <w:szCs w:val="28"/>
        </w:rPr>
        <w:t>W</w:t>
      </w:r>
      <w:r w:rsidR="00B40FFB" w:rsidRPr="00ED18F9">
        <w:rPr>
          <w:rFonts w:ascii="Times New Roman" w:hAnsi="Times New Roman" w:cs="Times New Roman"/>
          <w:sz w:val="28"/>
          <w:szCs w:val="28"/>
          <w:lang w:val="en-US"/>
        </w:rPr>
        <w:t>SR</w:t>
      </w:r>
      <w:r w:rsidRPr="00ED18F9">
        <w:rPr>
          <w:rFonts w:ascii="Times New Roman" w:hAnsi="Times New Roman" w:cs="Times New Roman"/>
          <w:sz w:val="28"/>
          <w:szCs w:val="28"/>
        </w:rPr>
        <w:t xml:space="preserve"> попадает в одну из двух категорий: измерение и судейское решение. Для обеих категорий оценки использование точных эталонов для сравнения, по которым оценивается каждый аспект, является существенным для гарантии качества.</w:t>
      </w:r>
    </w:p>
    <w:p w:rsidR="005C6A23" w:rsidRPr="00ED18F9" w:rsidRDefault="005C6A23" w:rsidP="00ED18F9">
      <w:pPr>
        <w:spacing w:after="0" w:line="360" w:lineRule="auto"/>
        <w:ind w:firstLine="709"/>
        <w:jc w:val="both"/>
        <w:rPr>
          <w:rFonts w:ascii="Times New Roman" w:hAnsi="Times New Roman" w:cs="Times New Roman"/>
          <w:sz w:val="28"/>
          <w:szCs w:val="28"/>
        </w:rPr>
      </w:pPr>
      <w:r w:rsidRPr="00ED18F9">
        <w:rPr>
          <w:rFonts w:ascii="Times New Roman" w:hAnsi="Times New Roman" w:cs="Times New Roman"/>
          <w:sz w:val="28"/>
          <w:szCs w:val="28"/>
        </w:rPr>
        <w:t xml:space="preserve">Схема выставления оценки должна соответствовать процентным показателям в </w:t>
      </w:r>
      <w:r w:rsidR="00127743">
        <w:rPr>
          <w:rFonts w:ascii="Times New Roman" w:hAnsi="Times New Roman" w:cs="Times New Roman"/>
          <w:sz w:val="28"/>
          <w:szCs w:val="28"/>
          <w:lang w:val="en-US"/>
        </w:rPr>
        <w:t>WSSS</w:t>
      </w:r>
      <w:r w:rsidRPr="00ED18F9">
        <w:rPr>
          <w:rFonts w:ascii="Times New Roman" w:hAnsi="Times New Roman" w:cs="Times New Roman"/>
          <w:sz w:val="28"/>
          <w:szCs w:val="28"/>
        </w:rPr>
        <w:t xml:space="preserve">. Конкурсное задание является средством оценки для соревнования по компетенции, и оно также </w:t>
      </w:r>
      <w:r w:rsidR="00127743">
        <w:rPr>
          <w:rFonts w:ascii="Times New Roman" w:hAnsi="Times New Roman" w:cs="Times New Roman"/>
          <w:sz w:val="28"/>
          <w:szCs w:val="28"/>
        </w:rPr>
        <w:t xml:space="preserve">должно </w:t>
      </w:r>
      <w:r w:rsidRPr="00ED18F9">
        <w:rPr>
          <w:rFonts w:ascii="Times New Roman" w:hAnsi="Times New Roman" w:cs="Times New Roman"/>
          <w:sz w:val="28"/>
          <w:szCs w:val="28"/>
        </w:rPr>
        <w:t>соответств</w:t>
      </w:r>
      <w:r w:rsidR="00127743">
        <w:rPr>
          <w:rFonts w:ascii="Times New Roman" w:hAnsi="Times New Roman" w:cs="Times New Roman"/>
          <w:sz w:val="28"/>
          <w:szCs w:val="28"/>
        </w:rPr>
        <w:t>овать</w:t>
      </w:r>
      <w:r w:rsidRPr="00ED18F9">
        <w:rPr>
          <w:rFonts w:ascii="Times New Roman" w:hAnsi="Times New Roman" w:cs="Times New Roman"/>
          <w:sz w:val="28"/>
          <w:szCs w:val="28"/>
        </w:rPr>
        <w:t xml:space="preserve"> </w:t>
      </w:r>
      <w:r w:rsidR="00127743">
        <w:rPr>
          <w:rFonts w:ascii="Times New Roman" w:hAnsi="Times New Roman" w:cs="Times New Roman"/>
          <w:sz w:val="28"/>
          <w:szCs w:val="28"/>
          <w:lang w:val="en-US"/>
        </w:rPr>
        <w:t>WSSS</w:t>
      </w:r>
      <w:r w:rsidRPr="00ED18F9">
        <w:rPr>
          <w:rFonts w:ascii="Times New Roman" w:hAnsi="Times New Roman" w:cs="Times New Roman"/>
          <w:sz w:val="28"/>
          <w:szCs w:val="28"/>
        </w:rPr>
        <w:t>. Информаци</w:t>
      </w:r>
      <w:r w:rsidR="00EA0163" w:rsidRPr="00ED18F9">
        <w:rPr>
          <w:rFonts w:ascii="Times New Roman" w:hAnsi="Times New Roman" w:cs="Times New Roman"/>
          <w:sz w:val="28"/>
          <w:szCs w:val="28"/>
        </w:rPr>
        <w:t>онная система ч</w:t>
      </w:r>
      <w:r w:rsidRPr="00ED18F9">
        <w:rPr>
          <w:rFonts w:ascii="Times New Roman" w:hAnsi="Times New Roman" w:cs="Times New Roman"/>
          <w:sz w:val="28"/>
          <w:szCs w:val="28"/>
        </w:rPr>
        <w:t>емпионата (CIS) обеспечивает своевр</w:t>
      </w:r>
      <w:r w:rsidR="00EA0163" w:rsidRPr="00ED18F9">
        <w:rPr>
          <w:rFonts w:ascii="Times New Roman" w:hAnsi="Times New Roman" w:cs="Times New Roman"/>
          <w:sz w:val="28"/>
          <w:szCs w:val="28"/>
        </w:rPr>
        <w:t xml:space="preserve">еменную и точную запись оценок, что способствует надлежащей организации </w:t>
      </w:r>
      <w:r w:rsidR="00127743">
        <w:rPr>
          <w:rFonts w:ascii="Times New Roman" w:hAnsi="Times New Roman" w:cs="Times New Roman"/>
          <w:sz w:val="28"/>
          <w:szCs w:val="28"/>
        </w:rPr>
        <w:t>соревнований</w:t>
      </w:r>
      <w:r w:rsidRPr="00ED18F9">
        <w:rPr>
          <w:rFonts w:ascii="Times New Roman" w:hAnsi="Times New Roman" w:cs="Times New Roman"/>
          <w:sz w:val="28"/>
          <w:szCs w:val="28"/>
        </w:rPr>
        <w:t>.</w:t>
      </w:r>
    </w:p>
    <w:p w:rsidR="00DE39D8" w:rsidRPr="00ED18F9" w:rsidRDefault="005C6A23" w:rsidP="00ED18F9">
      <w:pPr>
        <w:spacing w:after="0" w:line="360" w:lineRule="auto"/>
        <w:ind w:firstLine="709"/>
        <w:jc w:val="both"/>
        <w:rPr>
          <w:rFonts w:ascii="Times New Roman" w:hAnsi="Times New Roman" w:cs="Times New Roman"/>
          <w:sz w:val="28"/>
          <w:szCs w:val="28"/>
        </w:rPr>
      </w:pPr>
      <w:r w:rsidRPr="00ED18F9">
        <w:rPr>
          <w:rFonts w:ascii="Times New Roman" w:hAnsi="Times New Roman" w:cs="Times New Roman"/>
          <w:sz w:val="28"/>
          <w:szCs w:val="28"/>
        </w:rPr>
        <w:t xml:space="preserve">Схема выставления оценки в </w:t>
      </w:r>
      <w:r w:rsidR="00EA0163" w:rsidRPr="00ED18F9">
        <w:rPr>
          <w:rFonts w:ascii="Times New Roman" w:hAnsi="Times New Roman" w:cs="Times New Roman"/>
          <w:sz w:val="28"/>
          <w:szCs w:val="28"/>
        </w:rPr>
        <w:t>общих чертах является определяющим фактором для</w:t>
      </w:r>
      <w:r w:rsidRPr="00ED18F9">
        <w:rPr>
          <w:rFonts w:ascii="Times New Roman" w:hAnsi="Times New Roman" w:cs="Times New Roman"/>
          <w:sz w:val="28"/>
          <w:szCs w:val="28"/>
        </w:rPr>
        <w:t xml:space="preserve"> процесс</w:t>
      </w:r>
      <w:r w:rsidR="00EA0163" w:rsidRPr="00ED18F9">
        <w:rPr>
          <w:rFonts w:ascii="Times New Roman" w:hAnsi="Times New Roman" w:cs="Times New Roman"/>
          <w:sz w:val="28"/>
          <w:szCs w:val="28"/>
        </w:rPr>
        <w:t>а</w:t>
      </w:r>
      <w:r w:rsidRPr="00ED18F9">
        <w:rPr>
          <w:rFonts w:ascii="Times New Roman" w:hAnsi="Times New Roman" w:cs="Times New Roman"/>
          <w:sz w:val="28"/>
          <w:szCs w:val="28"/>
        </w:rPr>
        <w:t xml:space="preserve"> разработки </w:t>
      </w:r>
      <w:r w:rsidR="00127743">
        <w:rPr>
          <w:rFonts w:ascii="Times New Roman" w:hAnsi="Times New Roman" w:cs="Times New Roman"/>
          <w:sz w:val="28"/>
          <w:szCs w:val="28"/>
        </w:rPr>
        <w:t>К</w:t>
      </w:r>
      <w:r w:rsidRPr="00ED18F9">
        <w:rPr>
          <w:rFonts w:ascii="Times New Roman" w:hAnsi="Times New Roman" w:cs="Times New Roman"/>
          <w:sz w:val="28"/>
          <w:szCs w:val="28"/>
        </w:rPr>
        <w:t xml:space="preserve">онкурсного задания. </w:t>
      </w:r>
      <w:r w:rsidR="00ED53C9" w:rsidRPr="00ED18F9">
        <w:rPr>
          <w:rFonts w:ascii="Times New Roman" w:hAnsi="Times New Roman" w:cs="Times New Roman"/>
          <w:sz w:val="28"/>
          <w:szCs w:val="28"/>
        </w:rPr>
        <w:t xml:space="preserve">В процессе дальнейшей разработки </w:t>
      </w:r>
      <w:r w:rsidRPr="00ED18F9">
        <w:rPr>
          <w:rFonts w:ascii="Times New Roman" w:hAnsi="Times New Roman" w:cs="Times New Roman"/>
          <w:sz w:val="28"/>
          <w:szCs w:val="28"/>
        </w:rPr>
        <w:t xml:space="preserve">Схема выставления оценки и </w:t>
      </w:r>
      <w:r w:rsidR="00834734">
        <w:rPr>
          <w:rFonts w:ascii="Times New Roman" w:hAnsi="Times New Roman" w:cs="Times New Roman"/>
          <w:sz w:val="28"/>
          <w:szCs w:val="28"/>
        </w:rPr>
        <w:t>К</w:t>
      </w:r>
      <w:r w:rsidRPr="00ED18F9">
        <w:rPr>
          <w:rFonts w:ascii="Times New Roman" w:hAnsi="Times New Roman" w:cs="Times New Roman"/>
          <w:sz w:val="28"/>
          <w:szCs w:val="28"/>
        </w:rPr>
        <w:t xml:space="preserve">онкурсное задание </w:t>
      </w:r>
      <w:r w:rsidR="00ED53C9" w:rsidRPr="00ED18F9">
        <w:rPr>
          <w:rFonts w:ascii="Times New Roman" w:hAnsi="Times New Roman" w:cs="Times New Roman"/>
          <w:sz w:val="28"/>
          <w:szCs w:val="28"/>
        </w:rPr>
        <w:t xml:space="preserve">будут разрабатываться и развиваться посредством итеративного процесса для того, чтобы совместно оптимизировать взаимосвязи в рамках </w:t>
      </w:r>
      <w:r w:rsidR="00ED53C9" w:rsidRPr="00ED18F9">
        <w:rPr>
          <w:rFonts w:ascii="Times New Roman" w:hAnsi="Times New Roman" w:cs="Times New Roman"/>
          <w:sz w:val="28"/>
          <w:szCs w:val="28"/>
          <w:lang w:val="en-US"/>
        </w:rPr>
        <w:t>WSSS</w:t>
      </w:r>
      <w:r w:rsidRPr="00ED18F9">
        <w:rPr>
          <w:rFonts w:ascii="Times New Roman" w:hAnsi="Times New Roman" w:cs="Times New Roman"/>
          <w:sz w:val="28"/>
          <w:szCs w:val="28"/>
        </w:rPr>
        <w:t xml:space="preserve"> и Стратеги</w:t>
      </w:r>
      <w:r w:rsidR="00ED53C9" w:rsidRPr="00ED18F9">
        <w:rPr>
          <w:rFonts w:ascii="Times New Roman" w:hAnsi="Times New Roman" w:cs="Times New Roman"/>
          <w:sz w:val="28"/>
          <w:szCs w:val="28"/>
        </w:rPr>
        <w:t>и</w:t>
      </w:r>
      <w:r w:rsidRPr="00ED18F9">
        <w:rPr>
          <w:rFonts w:ascii="Times New Roman" w:hAnsi="Times New Roman" w:cs="Times New Roman"/>
          <w:sz w:val="28"/>
          <w:szCs w:val="28"/>
        </w:rPr>
        <w:t xml:space="preserve"> оценки. Они представляются на утверждение </w:t>
      </w:r>
      <w:r w:rsidR="00ED53C9" w:rsidRPr="00ED18F9">
        <w:rPr>
          <w:rFonts w:ascii="Times New Roman" w:hAnsi="Times New Roman" w:cs="Times New Roman"/>
          <w:sz w:val="28"/>
          <w:szCs w:val="28"/>
        </w:rPr>
        <w:t>Менеджеру компетенции</w:t>
      </w:r>
      <w:r w:rsidRPr="00ED18F9">
        <w:rPr>
          <w:rFonts w:ascii="Times New Roman" w:hAnsi="Times New Roman" w:cs="Times New Roman"/>
          <w:sz w:val="28"/>
          <w:szCs w:val="28"/>
        </w:rPr>
        <w:t xml:space="preserve"> вместе, чтобы демонстрировать их качество и соответствие </w:t>
      </w:r>
      <w:r w:rsidR="00834734">
        <w:rPr>
          <w:rFonts w:ascii="Times New Roman" w:hAnsi="Times New Roman" w:cs="Times New Roman"/>
          <w:sz w:val="28"/>
          <w:szCs w:val="28"/>
          <w:lang w:val="en-US"/>
        </w:rPr>
        <w:t>WSSS</w:t>
      </w:r>
      <w:r w:rsidR="00ED53C9" w:rsidRPr="00ED18F9">
        <w:rPr>
          <w:rFonts w:ascii="Times New Roman" w:hAnsi="Times New Roman" w:cs="Times New Roman"/>
          <w:sz w:val="28"/>
          <w:szCs w:val="28"/>
        </w:rPr>
        <w:t>.</w:t>
      </w:r>
      <w:r w:rsidR="00DE39D8" w:rsidRPr="00ED18F9">
        <w:rPr>
          <w:rFonts w:ascii="Times New Roman" w:hAnsi="Times New Roman" w:cs="Times New Roman"/>
          <w:sz w:val="28"/>
          <w:szCs w:val="28"/>
        </w:rPr>
        <w:t xml:space="preserve">  </w:t>
      </w:r>
    </w:p>
    <w:p w:rsidR="00DE39D8" w:rsidRPr="009955F8" w:rsidRDefault="00DE39D8" w:rsidP="00DE39D8">
      <w:pPr>
        <w:jc w:val="both"/>
        <w:rPr>
          <w:rFonts w:ascii="Times New Roman" w:hAnsi="Times New Roman" w:cs="Times New Roman"/>
        </w:rPr>
      </w:pPr>
    </w:p>
    <w:p w:rsidR="00DE39D8" w:rsidRPr="009955F8" w:rsidRDefault="00DE39D8" w:rsidP="00B40FFB">
      <w:pPr>
        <w:pStyle w:val="-1"/>
        <w:rPr>
          <w:rFonts w:ascii="Times New Roman" w:hAnsi="Times New Roman"/>
          <w:sz w:val="34"/>
          <w:szCs w:val="34"/>
        </w:rPr>
      </w:pPr>
      <w:bookmarkStart w:id="9" w:name="_Toc489607686"/>
      <w:r w:rsidRPr="009955F8">
        <w:rPr>
          <w:rFonts w:ascii="Times New Roman" w:hAnsi="Times New Roman"/>
          <w:sz w:val="34"/>
          <w:szCs w:val="34"/>
        </w:rPr>
        <w:t>4. СХЕМА</w:t>
      </w:r>
      <w:r w:rsidR="00B40FFB" w:rsidRPr="009955F8">
        <w:rPr>
          <w:rFonts w:ascii="Times New Roman" w:hAnsi="Times New Roman"/>
          <w:sz w:val="34"/>
          <w:szCs w:val="34"/>
        </w:rPr>
        <w:t xml:space="preserve"> ВЫСТАВЛЕНИЯ ОЦЕНки</w:t>
      </w:r>
      <w:bookmarkEnd w:id="9"/>
    </w:p>
    <w:p w:rsidR="00DE39D8" w:rsidRPr="00ED18F9" w:rsidRDefault="00AA2B8A" w:rsidP="00ED18F9">
      <w:pPr>
        <w:pStyle w:val="-2"/>
        <w:spacing w:before="0" w:after="0"/>
        <w:ind w:firstLine="709"/>
        <w:rPr>
          <w:rFonts w:ascii="Times New Roman" w:hAnsi="Times New Roman"/>
          <w:szCs w:val="28"/>
        </w:rPr>
      </w:pPr>
      <w:bookmarkStart w:id="10" w:name="_Toc489607687"/>
      <w:r>
        <w:rPr>
          <w:rFonts w:ascii="Times New Roman" w:hAnsi="Times New Roman"/>
          <w:szCs w:val="28"/>
        </w:rPr>
        <w:t xml:space="preserve">4.1. </w:t>
      </w:r>
      <w:r w:rsidR="00B40FFB" w:rsidRPr="00ED18F9">
        <w:rPr>
          <w:rFonts w:ascii="Times New Roman" w:hAnsi="Times New Roman"/>
          <w:szCs w:val="28"/>
        </w:rPr>
        <w:t>ОБЩИЕ УКАЗАНИЯ</w:t>
      </w:r>
      <w:bookmarkEnd w:id="10"/>
    </w:p>
    <w:p w:rsidR="00B40FFB" w:rsidRPr="00ED18F9" w:rsidRDefault="00B40FFB" w:rsidP="00ED18F9">
      <w:pPr>
        <w:spacing w:after="0" w:line="360" w:lineRule="auto"/>
        <w:ind w:firstLine="709"/>
        <w:jc w:val="both"/>
        <w:rPr>
          <w:rFonts w:ascii="Times New Roman" w:hAnsi="Times New Roman" w:cs="Times New Roman"/>
          <w:sz w:val="28"/>
          <w:szCs w:val="28"/>
        </w:rPr>
      </w:pPr>
      <w:r w:rsidRPr="00ED18F9">
        <w:rPr>
          <w:rFonts w:ascii="Times New Roman" w:hAnsi="Times New Roman" w:cs="Times New Roman"/>
          <w:sz w:val="28"/>
          <w:szCs w:val="28"/>
        </w:rPr>
        <w:t>В данном разделе описывается роль и место Схемы выставления оценки</w:t>
      </w:r>
      <w:r w:rsidR="0044354A" w:rsidRPr="00ED18F9">
        <w:rPr>
          <w:rFonts w:ascii="Times New Roman" w:hAnsi="Times New Roman" w:cs="Times New Roman"/>
          <w:sz w:val="28"/>
          <w:szCs w:val="28"/>
        </w:rPr>
        <w:t>,</w:t>
      </w:r>
      <w:r w:rsidRPr="00ED18F9">
        <w:rPr>
          <w:rFonts w:ascii="Times New Roman" w:hAnsi="Times New Roman" w:cs="Times New Roman"/>
          <w:sz w:val="28"/>
          <w:szCs w:val="28"/>
        </w:rPr>
        <w:t xml:space="preserve"> </w:t>
      </w:r>
      <w:r w:rsidR="0044354A" w:rsidRPr="00ED18F9">
        <w:rPr>
          <w:rFonts w:ascii="Times New Roman" w:hAnsi="Times New Roman" w:cs="Times New Roman"/>
          <w:sz w:val="28"/>
          <w:szCs w:val="28"/>
        </w:rPr>
        <w:t>п</w:t>
      </w:r>
      <w:r w:rsidR="007D3601" w:rsidRPr="00ED18F9">
        <w:rPr>
          <w:rFonts w:ascii="Times New Roman" w:hAnsi="Times New Roman" w:cs="Times New Roman"/>
          <w:sz w:val="28"/>
          <w:szCs w:val="28"/>
        </w:rPr>
        <w:t>роцесс выставления</w:t>
      </w:r>
      <w:r w:rsidRPr="00ED18F9">
        <w:rPr>
          <w:rFonts w:ascii="Times New Roman" w:hAnsi="Times New Roman" w:cs="Times New Roman"/>
          <w:sz w:val="28"/>
          <w:szCs w:val="28"/>
        </w:rPr>
        <w:t xml:space="preserve"> эксперт</w:t>
      </w:r>
      <w:r w:rsidR="007D3601" w:rsidRPr="00ED18F9">
        <w:rPr>
          <w:rFonts w:ascii="Times New Roman" w:hAnsi="Times New Roman" w:cs="Times New Roman"/>
          <w:sz w:val="28"/>
          <w:szCs w:val="28"/>
        </w:rPr>
        <w:t>ом оценки</w:t>
      </w:r>
      <w:r w:rsidRPr="00ED18F9">
        <w:rPr>
          <w:rFonts w:ascii="Times New Roman" w:hAnsi="Times New Roman" w:cs="Times New Roman"/>
          <w:sz w:val="28"/>
          <w:szCs w:val="28"/>
        </w:rPr>
        <w:t xml:space="preserve"> конкурсант</w:t>
      </w:r>
      <w:r w:rsidR="007D3601" w:rsidRPr="00ED18F9">
        <w:rPr>
          <w:rFonts w:ascii="Times New Roman" w:hAnsi="Times New Roman" w:cs="Times New Roman"/>
          <w:sz w:val="28"/>
          <w:szCs w:val="28"/>
        </w:rPr>
        <w:t>у за</w:t>
      </w:r>
      <w:r w:rsidRPr="00ED18F9">
        <w:rPr>
          <w:rFonts w:ascii="Times New Roman" w:hAnsi="Times New Roman" w:cs="Times New Roman"/>
          <w:sz w:val="28"/>
          <w:szCs w:val="28"/>
        </w:rPr>
        <w:t xml:space="preserve"> выполнени</w:t>
      </w:r>
      <w:r w:rsidR="007D3601" w:rsidRPr="00ED18F9">
        <w:rPr>
          <w:rFonts w:ascii="Times New Roman" w:hAnsi="Times New Roman" w:cs="Times New Roman"/>
          <w:sz w:val="28"/>
          <w:szCs w:val="28"/>
        </w:rPr>
        <w:t>е</w:t>
      </w:r>
      <w:r w:rsidRPr="00ED18F9">
        <w:rPr>
          <w:rFonts w:ascii="Times New Roman" w:hAnsi="Times New Roman" w:cs="Times New Roman"/>
          <w:sz w:val="28"/>
          <w:szCs w:val="28"/>
        </w:rPr>
        <w:t xml:space="preserve"> конкурсного задания</w:t>
      </w:r>
      <w:r w:rsidR="0044354A" w:rsidRPr="00ED18F9">
        <w:rPr>
          <w:rFonts w:ascii="Times New Roman" w:hAnsi="Times New Roman" w:cs="Times New Roman"/>
          <w:sz w:val="28"/>
          <w:szCs w:val="28"/>
        </w:rPr>
        <w:t>, а также п</w:t>
      </w:r>
      <w:r w:rsidRPr="00ED18F9">
        <w:rPr>
          <w:rFonts w:ascii="Times New Roman" w:hAnsi="Times New Roman" w:cs="Times New Roman"/>
          <w:sz w:val="28"/>
          <w:szCs w:val="28"/>
        </w:rPr>
        <w:t>роцедуры и требования к выставлению оценки.</w:t>
      </w:r>
    </w:p>
    <w:p w:rsidR="00B40FFB" w:rsidRPr="00ED18F9" w:rsidRDefault="00B40FFB" w:rsidP="00ED18F9">
      <w:pPr>
        <w:spacing w:after="0" w:line="360" w:lineRule="auto"/>
        <w:ind w:firstLine="709"/>
        <w:jc w:val="both"/>
        <w:rPr>
          <w:rFonts w:ascii="Times New Roman" w:hAnsi="Times New Roman" w:cs="Times New Roman"/>
          <w:sz w:val="28"/>
          <w:szCs w:val="28"/>
        </w:rPr>
      </w:pPr>
      <w:r w:rsidRPr="00ED18F9">
        <w:rPr>
          <w:rFonts w:ascii="Times New Roman" w:hAnsi="Times New Roman" w:cs="Times New Roman"/>
          <w:sz w:val="28"/>
          <w:szCs w:val="28"/>
        </w:rPr>
        <w:t>Схема выставления оценки является основным инст</w:t>
      </w:r>
      <w:r w:rsidR="00B162B5" w:rsidRPr="00ED18F9">
        <w:rPr>
          <w:rFonts w:ascii="Times New Roman" w:hAnsi="Times New Roman" w:cs="Times New Roman"/>
          <w:sz w:val="28"/>
          <w:szCs w:val="28"/>
        </w:rPr>
        <w:t xml:space="preserve">рументом </w:t>
      </w:r>
      <w:r w:rsidR="00834734">
        <w:rPr>
          <w:rFonts w:ascii="Times New Roman" w:hAnsi="Times New Roman" w:cs="Times New Roman"/>
          <w:sz w:val="28"/>
          <w:szCs w:val="28"/>
        </w:rPr>
        <w:t>соревнований</w:t>
      </w:r>
      <w:r w:rsidR="00B162B5" w:rsidRPr="00ED18F9">
        <w:rPr>
          <w:rFonts w:ascii="Times New Roman" w:hAnsi="Times New Roman" w:cs="Times New Roman"/>
          <w:sz w:val="28"/>
          <w:szCs w:val="28"/>
        </w:rPr>
        <w:t xml:space="preserve"> </w:t>
      </w:r>
      <w:r w:rsidR="00834734">
        <w:rPr>
          <w:rFonts w:ascii="Times New Roman" w:hAnsi="Times New Roman" w:cs="Times New Roman"/>
          <w:sz w:val="28"/>
          <w:szCs w:val="28"/>
          <w:lang w:val="en-US"/>
        </w:rPr>
        <w:t>WSR</w:t>
      </w:r>
      <w:r w:rsidR="00B162B5" w:rsidRPr="00ED18F9">
        <w:rPr>
          <w:rFonts w:ascii="Times New Roman" w:hAnsi="Times New Roman" w:cs="Times New Roman"/>
          <w:sz w:val="28"/>
          <w:szCs w:val="28"/>
        </w:rPr>
        <w:t>, определяя соответствие</w:t>
      </w:r>
      <w:r w:rsidR="0044354A" w:rsidRPr="00ED18F9">
        <w:rPr>
          <w:rFonts w:ascii="Times New Roman" w:hAnsi="Times New Roman" w:cs="Times New Roman"/>
          <w:sz w:val="28"/>
          <w:szCs w:val="28"/>
        </w:rPr>
        <w:t xml:space="preserve"> </w:t>
      </w:r>
      <w:r w:rsidR="00B162B5" w:rsidRPr="00ED18F9">
        <w:rPr>
          <w:rFonts w:ascii="Times New Roman" w:hAnsi="Times New Roman" w:cs="Times New Roman"/>
          <w:sz w:val="28"/>
          <w:szCs w:val="28"/>
        </w:rPr>
        <w:t>оценки</w:t>
      </w:r>
      <w:r w:rsidR="0044354A" w:rsidRPr="00ED18F9">
        <w:rPr>
          <w:rFonts w:ascii="Times New Roman" w:hAnsi="Times New Roman" w:cs="Times New Roman"/>
          <w:sz w:val="28"/>
          <w:szCs w:val="28"/>
        </w:rPr>
        <w:t xml:space="preserve"> Конкурсного задания и </w:t>
      </w:r>
      <w:r w:rsidR="0044354A" w:rsidRPr="00ED18F9">
        <w:rPr>
          <w:rFonts w:ascii="Times New Roman" w:hAnsi="Times New Roman" w:cs="Times New Roman"/>
          <w:sz w:val="28"/>
          <w:szCs w:val="28"/>
          <w:lang w:val="en-US"/>
        </w:rPr>
        <w:t>WSSS</w:t>
      </w:r>
      <w:r w:rsidRPr="00ED18F9">
        <w:rPr>
          <w:rFonts w:ascii="Times New Roman" w:hAnsi="Times New Roman" w:cs="Times New Roman"/>
          <w:sz w:val="28"/>
          <w:szCs w:val="28"/>
        </w:rPr>
        <w:t>. Она предназначена для распределения баллов по каждому оцениваемому аспекту</w:t>
      </w:r>
      <w:r w:rsidR="00B162B5" w:rsidRPr="00ED18F9">
        <w:rPr>
          <w:rFonts w:ascii="Times New Roman" w:hAnsi="Times New Roman" w:cs="Times New Roman"/>
          <w:sz w:val="28"/>
          <w:szCs w:val="28"/>
        </w:rPr>
        <w:t xml:space="preserve">, который может относиться только к одному модулю </w:t>
      </w:r>
      <w:r w:rsidR="00B162B5" w:rsidRPr="00ED18F9">
        <w:rPr>
          <w:rFonts w:ascii="Times New Roman" w:hAnsi="Times New Roman" w:cs="Times New Roman"/>
          <w:sz w:val="28"/>
          <w:szCs w:val="28"/>
          <w:lang w:val="en-US"/>
        </w:rPr>
        <w:t>WSSS</w:t>
      </w:r>
      <w:r w:rsidRPr="00ED18F9">
        <w:rPr>
          <w:rFonts w:ascii="Times New Roman" w:hAnsi="Times New Roman" w:cs="Times New Roman"/>
          <w:sz w:val="28"/>
          <w:szCs w:val="28"/>
        </w:rPr>
        <w:t>.</w:t>
      </w:r>
    </w:p>
    <w:p w:rsidR="00B40FFB" w:rsidRPr="00ED18F9" w:rsidRDefault="00B162B5" w:rsidP="00ED18F9">
      <w:pPr>
        <w:spacing w:after="0" w:line="360" w:lineRule="auto"/>
        <w:ind w:firstLine="709"/>
        <w:jc w:val="both"/>
        <w:rPr>
          <w:rFonts w:ascii="Times New Roman" w:hAnsi="Times New Roman" w:cs="Times New Roman"/>
          <w:sz w:val="28"/>
          <w:szCs w:val="28"/>
        </w:rPr>
      </w:pPr>
      <w:r w:rsidRPr="00ED18F9">
        <w:rPr>
          <w:rFonts w:ascii="Times New Roman" w:hAnsi="Times New Roman" w:cs="Times New Roman"/>
          <w:sz w:val="28"/>
          <w:szCs w:val="28"/>
        </w:rPr>
        <w:t>Отражая весовые коэффициенты</w:t>
      </w:r>
      <w:r w:rsidR="00BA2CF0" w:rsidRPr="00ED18F9">
        <w:rPr>
          <w:rFonts w:ascii="Times New Roman" w:hAnsi="Times New Roman" w:cs="Times New Roman"/>
          <w:sz w:val="28"/>
          <w:szCs w:val="28"/>
        </w:rPr>
        <w:t>,</w:t>
      </w:r>
      <w:r w:rsidRPr="00ED18F9">
        <w:rPr>
          <w:rFonts w:ascii="Times New Roman" w:hAnsi="Times New Roman" w:cs="Times New Roman"/>
          <w:sz w:val="28"/>
          <w:szCs w:val="28"/>
        </w:rPr>
        <w:t xml:space="preserve"> указанные в </w:t>
      </w:r>
      <w:r w:rsidRPr="00ED18F9">
        <w:rPr>
          <w:rFonts w:ascii="Times New Roman" w:hAnsi="Times New Roman" w:cs="Times New Roman"/>
          <w:sz w:val="28"/>
          <w:szCs w:val="28"/>
          <w:lang w:val="en-US"/>
        </w:rPr>
        <w:t>WSSS</w:t>
      </w:r>
      <w:r w:rsidRPr="00ED18F9">
        <w:rPr>
          <w:rFonts w:ascii="Times New Roman" w:hAnsi="Times New Roman" w:cs="Times New Roman"/>
          <w:sz w:val="28"/>
          <w:szCs w:val="28"/>
        </w:rPr>
        <w:t xml:space="preserve"> Схема выставления оценок устанавливает параметры разработки Конкурсного задания.</w:t>
      </w:r>
      <w:r w:rsidR="00B40FFB" w:rsidRPr="00ED18F9">
        <w:rPr>
          <w:rFonts w:ascii="Times New Roman" w:hAnsi="Times New Roman" w:cs="Times New Roman"/>
          <w:sz w:val="28"/>
          <w:szCs w:val="28"/>
        </w:rPr>
        <w:t xml:space="preserve"> В </w:t>
      </w:r>
      <w:r w:rsidR="00BA2CF0" w:rsidRPr="00ED18F9">
        <w:rPr>
          <w:rFonts w:ascii="Times New Roman" w:hAnsi="Times New Roman" w:cs="Times New Roman"/>
          <w:sz w:val="28"/>
          <w:szCs w:val="28"/>
        </w:rPr>
        <w:t xml:space="preserve">зависимости от природы навыка и требований к его оцениванию может быть полезно изначально разработать </w:t>
      </w:r>
      <w:r w:rsidR="00834734">
        <w:rPr>
          <w:rFonts w:ascii="Times New Roman" w:hAnsi="Times New Roman" w:cs="Times New Roman"/>
          <w:sz w:val="28"/>
          <w:szCs w:val="28"/>
        </w:rPr>
        <w:t>Схему</w:t>
      </w:r>
      <w:r w:rsidR="00BA2CF0" w:rsidRPr="00ED18F9">
        <w:rPr>
          <w:rFonts w:ascii="Times New Roman" w:hAnsi="Times New Roman" w:cs="Times New Roman"/>
          <w:sz w:val="28"/>
          <w:szCs w:val="28"/>
        </w:rPr>
        <w:t xml:space="preserve"> выставления оценок более детально, чтобы она послужила руководством к разработке Конкурсного задания</w:t>
      </w:r>
      <w:r w:rsidR="00B40FFB" w:rsidRPr="00ED18F9">
        <w:rPr>
          <w:rFonts w:ascii="Times New Roman" w:hAnsi="Times New Roman" w:cs="Times New Roman"/>
          <w:sz w:val="28"/>
          <w:szCs w:val="28"/>
        </w:rPr>
        <w:t xml:space="preserve">. В </w:t>
      </w:r>
      <w:r w:rsidR="00BA2CF0" w:rsidRPr="00ED18F9">
        <w:rPr>
          <w:rFonts w:ascii="Times New Roman" w:hAnsi="Times New Roman" w:cs="Times New Roman"/>
          <w:sz w:val="28"/>
          <w:szCs w:val="28"/>
        </w:rPr>
        <w:t>другом случае разработка</w:t>
      </w:r>
      <w:r w:rsidR="00B40FFB" w:rsidRPr="00ED18F9">
        <w:rPr>
          <w:rFonts w:ascii="Times New Roman" w:hAnsi="Times New Roman" w:cs="Times New Roman"/>
          <w:sz w:val="28"/>
          <w:szCs w:val="28"/>
        </w:rPr>
        <w:t xml:space="preserve"> </w:t>
      </w:r>
      <w:r w:rsidR="00834734">
        <w:rPr>
          <w:rFonts w:ascii="Times New Roman" w:hAnsi="Times New Roman" w:cs="Times New Roman"/>
          <w:sz w:val="28"/>
          <w:szCs w:val="28"/>
        </w:rPr>
        <w:t>К</w:t>
      </w:r>
      <w:r w:rsidR="00B40FFB" w:rsidRPr="00ED18F9">
        <w:rPr>
          <w:rFonts w:ascii="Times New Roman" w:hAnsi="Times New Roman" w:cs="Times New Roman"/>
          <w:sz w:val="28"/>
          <w:szCs w:val="28"/>
        </w:rPr>
        <w:t xml:space="preserve">онкурсного задания </w:t>
      </w:r>
      <w:r w:rsidR="00BA2CF0" w:rsidRPr="00ED18F9">
        <w:rPr>
          <w:rFonts w:ascii="Times New Roman" w:hAnsi="Times New Roman" w:cs="Times New Roman"/>
          <w:sz w:val="28"/>
          <w:szCs w:val="28"/>
        </w:rPr>
        <w:t>должна</w:t>
      </w:r>
      <w:r w:rsidR="00B40FFB" w:rsidRPr="00ED18F9">
        <w:rPr>
          <w:rFonts w:ascii="Times New Roman" w:hAnsi="Times New Roman" w:cs="Times New Roman"/>
          <w:sz w:val="28"/>
          <w:szCs w:val="28"/>
        </w:rPr>
        <w:t xml:space="preserve"> основываться на </w:t>
      </w:r>
      <w:r w:rsidR="00BA2CF0" w:rsidRPr="00ED18F9">
        <w:rPr>
          <w:rFonts w:ascii="Times New Roman" w:hAnsi="Times New Roman" w:cs="Times New Roman"/>
          <w:sz w:val="28"/>
          <w:szCs w:val="28"/>
        </w:rPr>
        <w:t xml:space="preserve">обобщённой </w:t>
      </w:r>
      <w:r w:rsidR="00B40FFB" w:rsidRPr="00ED18F9">
        <w:rPr>
          <w:rFonts w:ascii="Times New Roman" w:hAnsi="Times New Roman" w:cs="Times New Roman"/>
          <w:sz w:val="28"/>
          <w:szCs w:val="28"/>
        </w:rPr>
        <w:t xml:space="preserve">Схеме выставления оценки. </w:t>
      </w:r>
      <w:r w:rsidR="00BA2CF0" w:rsidRPr="00ED18F9">
        <w:rPr>
          <w:rFonts w:ascii="Times New Roman" w:hAnsi="Times New Roman" w:cs="Times New Roman"/>
          <w:sz w:val="28"/>
          <w:szCs w:val="28"/>
        </w:rPr>
        <w:t>Дальнейшая разработка Конкурсного задания сопровождается разработкой аспектов оценки</w:t>
      </w:r>
      <w:r w:rsidR="00B40FFB" w:rsidRPr="00ED18F9">
        <w:rPr>
          <w:rFonts w:ascii="Times New Roman" w:hAnsi="Times New Roman" w:cs="Times New Roman"/>
          <w:sz w:val="28"/>
          <w:szCs w:val="28"/>
        </w:rPr>
        <w:t xml:space="preserve">. </w:t>
      </w:r>
    </w:p>
    <w:p w:rsidR="00B40FFB" w:rsidRPr="00ED18F9" w:rsidRDefault="002B1426" w:rsidP="00ED18F9">
      <w:pPr>
        <w:spacing w:after="0" w:line="360" w:lineRule="auto"/>
        <w:ind w:firstLine="709"/>
        <w:jc w:val="both"/>
        <w:rPr>
          <w:rFonts w:ascii="Times New Roman" w:hAnsi="Times New Roman" w:cs="Times New Roman"/>
          <w:sz w:val="28"/>
          <w:szCs w:val="28"/>
        </w:rPr>
      </w:pPr>
      <w:r w:rsidRPr="00ED18F9">
        <w:rPr>
          <w:rFonts w:ascii="Times New Roman" w:hAnsi="Times New Roman" w:cs="Times New Roman"/>
          <w:sz w:val="28"/>
          <w:szCs w:val="28"/>
        </w:rPr>
        <w:t>В разделе 2.1 указан максимально допустимый процент отклонения</w:t>
      </w:r>
      <w:r w:rsidR="00B40FFB" w:rsidRPr="00ED18F9">
        <w:rPr>
          <w:rFonts w:ascii="Times New Roman" w:hAnsi="Times New Roman" w:cs="Times New Roman"/>
          <w:sz w:val="28"/>
          <w:szCs w:val="28"/>
        </w:rPr>
        <w:t xml:space="preserve">, </w:t>
      </w:r>
      <w:r w:rsidRPr="00ED18F9">
        <w:rPr>
          <w:rFonts w:ascii="Times New Roman" w:hAnsi="Times New Roman" w:cs="Times New Roman"/>
          <w:sz w:val="28"/>
          <w:szCs w:val="28"/>
        </w:rPr>
        <w:t xml:space="preserve">Схемы выставления оценки </w:t>
      </w:r>
      <w:r w:rsidR="00834734">
        <w:rPr>
          <w:rFonts w:ascii="Times New Roman" w:hAnsi="Times New Roman" w:cs="Times New Roman"/>
          <w:sz w:val="28"/>
          <w:szCs w:val="28"/>
        </w:rPr>
        <w:t>К</w:t>
      </w:r>
      <w:r w:rsidRPr="00ED18F9">
        <w:rPr>
          <w:rFonts w:ascii="Times New Roman" w:hAnsi="Times New Roman" w:cs="Times New Roman"/>
          <w:sz w:val="28"/>
          <w:szCs w:val="28"/>
        </w:rPr>
        <w:t xml:space="preserve">онкурсного задания </w:t>
      </w:r>
      <w:r w:rsidR="00B40FFB" w:rsidRPr="00ED18F9">
        <w:rPr>
          <w:rFonts w:ascii="Times New Roman" w:hAnsi="Times New Roman" w:cs="Times New Roman"/>
          <w:sz w:val="28"/>
          <w:szCs w:val="28"/>
        </w:rPr>
        <w:t>от долевых соотношений, приведенных в Спецификации стандартов.</w:t>
      </w:r>
    </w:p>
    <w:p w:rsidR="00B40FFB" w:rsidRPr="00ED18F9" w:rsidRDefault="00B40FFB" w:rsidP="00ED18F9">
      <w:pPr>
        <w:spacing w:after="0" w:line="360" w:lineRule="auto"/>
        <w:ind w:firstLine="709"/>
        <w:jc w:val="both"/>
        <w:rPr>
          <w:rFonts w:ascii="Times New Roman" w:hAnsi="Times New Roman" w:cs="Times New Roman"/>
          <w:sz w:val="28"/>
          <w:szCs w:val="28"/>
        </w:rPr>
      </w:pPr>
      <w:r w:rsidRPr="00ED18F9">
        <w:rPr>
          <w:rFonts w:ascii="Times New Roman" w:hAnsi="Times New Roman" w:cs="Times New Roman"/>
          <w:sz w:val="28"/>
          <w:szCs w:val="28"/>
        </w:rPr>
        <w:t xml:space="preserve">Схема выставления оценки и </w:t>
      </w:r>
      <w:r w:rsidR="00834734">
        <w:rPr>
          <w:rFonts w:ascii="Times New Roman" w:hAnsi="Times New Roman" w:cs="Times New Roman"/>
          <w:sz w:val="28"/>
          <w:szCs w:val="28"/>
        </w:rPr>
        <w:t>К</w:t>
      </w:r>
      <w:r w:rsidRPr="00ED18F9">
        <w:rPr>
          <w:rFonts w:ascii="Times New Roman" w:hAnsi="Times New Roman" w:cs="Times New Roman"/>
          <w:sz w:val="28"/>
          <w:szCs w:val="28"/>
        </w:rPr>
        <w:t>онкурсное задани</w:t>
      </w:r>
      <w:r w:rsidR="00882B54" w:rsidRPr="00ED18F9">
        <w:rPr>
          <w:rFonts w:ascii="Times New Roman" w:hAnsi="Times New Roman" w:cs="Times New Roman"/>
          <w:sz w:val="28"/>
          <w:szCs w:val="28"/>
        </w:rPr>
        <w:t>е могут разрабатываться</w:t>
      </w:r>
      <w:r w:rsidRPr="00ED18F9">
        <w:rPr>
          <w:rFonts w:ascii="Times New Roman" w:hAnsi="Times New Roman" w:cs="Times New Roman"/>
          <w:sz w:val="28"/>
          <w:szCs w:val="28"/>
        </w:rPr>
        <w:t xml:space="preserve"> одним че</w:t>
      </w:r>
      <w:r w:rsidR="00882B54" w:rsidRPr="00ED18F9">
        <w:rPr>
          <w:rFonts w:ascii="Times New Roman" w:hAnsi="Times New Roman" w:cs="Times New Roman"/>
          <w:sz w:val="28"/>
          <w:szCs w:val="28"/>
        </w:rPr>
        <w:t>ловеком, группой экспертов или сторонним разработчиком</w:t>
      </w:r>
      <w:r w:rsidRPr="00ED18F9">
        <w:rPr>
          <w:rFonts w:ascii="Times New Roman" w:hAnsi="Times New Roman" w:cs="Times New Roman"/>
          <w:sz w:val="28"/>
          <w:szCs w:val="28"/>
        </w:rPr>
        <w:t xml:space="preserve">. Подробная и окончательная Схема выставления оценки и </w:t>
      </w:r>
      <w:r w:rsidR="00834734">
        <w:rPr>
          <w:rFonts w:ascii="Times New Roman" w:hAnsi="Times New Roman" w:cs="Times New Roman"/>
          <w:sz w:val="28"/>
          <w:szCs w:val="28"/>
        </w:rPr>
        <w:t>К</w:t>
      </w:r>
      <w:r w:rsidRPr="00ED18F9">
        <w:rPr>
          <w:rFonts w:ascii="Times New Roman" w:hAnsi="Times New Roman" w:cs="Times New Roman"/>
          <w:sz w:val="28"/>
          <w:szCs w:val="28"/>
        </w:rPr>
        <w:t>онкурсное</w:t>
      </w:r>
      <w:r w:rsidR="00882B54" w:rsidRPr="00ED18F9">
        <w:rPr>
          <w:rFonts w:ascii="Times New Roman" w:hAnsi="Times New Roman" w:cs="Times New Roman"/>
          <w:sz w:val="28"/>
          <w:szCs w:val="28"/>
        </w:rPr>
        <w:t xml:space="preserve"> задание</w:t>
      </w:r>
      <w:r w:rsidRPr="00ED18F9">
        <w:rPr>
          <w:rFonts w:ascii="Times New Roman" w:hAnsi="Times New Roman" w:cs="Times New Roman"/>
          <w:sz w:val="28"/>
          <w:szCs w:val="28"/>
        </w:rPr>
        <w:t>, должны быть утвержд</w:t>
      </w:r>
      <w:r w:rsidR="00882B54" w:rsidRPr="00ED18F9">
        <w:rPr>
          <w:rFonts w:ascii="Times New Roman" w:hAnsi="Times New Roman" w:cs="Times New Roman"/>
          <w:sz w:val="28"/>
          <w:szCs w:val="28"/>
        </w:rPr>
        <w:t xml:space="preserve">ены </w:t>
      </w:r>
      <w:r w:rsidR="00834734">
        <w:rPr>
          <w:rFonts w:ascii="Times New Roman" w:hAnsi="Times New Roman" w:cs="Times New Roman"/>
          <w:sz w:val="28"/>
          <w:szCs w:val="28"/>
        </w:rPr>
        <w:t>М</w:t>
      </w:r>
      <w:r w:rsidRPr="00ED18F9">
        <w:rPr>
          <w:rFonts w:ascii="Times New Roman" w:hAnsi="Times New Roman" w:cs="Times New Roman"/>
          <w:sz w:val="28"/>
          <w:szCs w:val="28"/>
        </w:rPr>
        <w:t>енеджером компетенци</w:t>
      </w:r>
      <w:r w:rsidR="00882B54" w:rsidRPr="00ED18F9">
        <w:rPr>
          <w:rFonts w:ascii="Times New Roman" w:hAnsi="Times New Roman" w:cs="Times New Roman"/>
          <w:sz w:val="28"/>
          <w:szCs w:val="28"/>
        </w:rPr>
        <w:t>и</w:t>
      </w:r>
      <w:r w:rsidRPr="00ED18F9">
        <w:rPr>
          <w:rFonts w:ascii="Times New Roman" w:hAnsi="Times New Roman" w:cs="Times New Roman"/>
          <w:sz w:val="28"/>
          <w:szCs w:val="28"/>
        </w:rPr>
        <w:t>.</w:t>
      </w:r>
    </w:p>
    <w:p w:rsidR="00B40FFB" w:rsidRPr="00ED18F9" w:rsidRDefault="00B40FFB" w:rsidP="00ED18F9">
      <w:pPr>
        <w:spacing w:after="0" w:line="360" w:lineRule="auto"/>
        <w:ind w:firstLine="709"/>
        <w:jc w:val="both"/>
        <w:rPr>
          <w:rFonts w:ascii="Times New Roman" w:hAnsi="Times New Roman" w:cs="Times New Roman"/>
          <w:sz w:val="28"/>
          <w:szCs w:val="28"/>
        </w:rPr>
      </w:pPr>
      <w:r w:rsidRPr="00ED18F9">
        <w:rPr>
          <w:rFonts w:ascii="Times New Roman" w:hAnsi="Times New Roman" w:cs="Times New Roman"/>
          <w:sz w:val="28"/>
          <w:szCs w:val="28"/>
        </w:rPr>
        <w:t>Кроме того</w:t>
      </w:r>
      <w:r w:rsidR="003D1E51" w:rsidRPr="00ED18F9">
        <w:rPr>
          <w:rFonts w:ascii="Times New Roman" w:hAnsi="Times New Roman" w:cs="Times New Roman"/>
          <w:sz w:val="28"/>
          <w:szCs w:val="28"/>
        </w:rPr>
        <w:t>, всем</w:t>
      </w:r>
      <w:r w:rsidRPr="00ED18F9">
        <w:rPr>
          <w:rFonts w:ascii="Times New Roman" w:hAnsi="Times New Roman" w:cs="Times New Roman"/>
          <w:sz w:val="28"/>
          <w:szCs w:val="28"/>
        </w:rPr>
        <w:t xml:space="preserve"> экспертам предлагается представлять свои</w:t>
      </w:r>
      <w:r w:rsidR="003D1E51" w:rsidRPr="00ED18F9">
        <w:rPr>
          <w:rFonts w:ascii="Times New Roman" w:hAnsi="Times New Roman" w:cs="Times New Roman"/>
          <w:sz w:val="28"/>
          <w:szCs w:val="28"/>
        </w:rPr>
        <w:t xml:space="preserve"> предложения по разработке </w:t>
      </w:r>
      <w:r w:rsidR="00834734">
        <w:rPr>
          <w:rFonts w:ascii="Times New Roman" w:hAnsi="Times New Roman" w:cs="Times New Roman"/>
          <w:sz w:val="28"/>
          <w:szCs w:val="28"/>
        </w:rPr>
        <w:t>С</w:t>
      </w:r>
      <w:r w:rsidR="003D1E51" w:rsidRPr="00ED18F9">
        <w:rPr>
          <w:rFonts w:ascii="Times New Roman" w:hAnsi="Times New Roman" w:cs="Times New Roman"/>
          <w:sz w:val="28"/>
          <w:szCs w:val="28"/>
        </w:rPr>
        <w:t xml:space="preserve">хем </w:t>
      </w:r>
      <w:r w:rsidR="00834734">
        <w:rPr>
          <w:rFonts w:ascii="Times New Roman" w:hAnsi="Times New Roman" w:cs="Times New Roman"/>
          <w:sz w:val="28"/>
          <w:szCs w:val="28"/>
        </w:rPr>
        <w:t xml:space="preserve">выставления </w:t>
      </w:r>
      <w:r w:rsidR="003D1E51" w:rsidRPr="00ED18F9">
        <w:rPr>
          <w:rFonts w:ascii="Times New Roman" w:hAnsi="Times New Roman" w:cs="Times New Roman"/>
          <w:sz w:val="28"/>
          <w:szCs w:val="28"/>
        </w:rPr>
        <w:t xml:space="preserve">оценки и </w:t>
      </w:r>
      <w:r w:rsidR="00834734">
        <w:rPr>
          <w:rFonts w:ascii="Times New Roman" w:hAnsi="Times New Roman" w:cs="Times New Roman"/>
          <w:sz w:val="28"/>
          <w:szCs w:val="28"/>
        </w:rPr>
        <w:t>К</w:t>
      </w:r>
      <w:r w:rsidR="003D1E51" w:rsidRPr="00ED18F9">
        <w:rPr>
          <w:rFonts w:ascii="Times New Roman" w:hAnsi="Times New Roman" w:cs="Times New Roman"/>
          <w:sz w:val="28"/>
          <w:szCs w:val="28"/>
        </w:rPr>
        <w:t>онкурсных заданий</w:t>
      </w:r>
      <w:r w:rsidRPr="00ED18F9">
        <w:rPr>
          <w:rFonts w:ascii="Times New Roman" w:hAnsi="Times New Roman" w:cs="Times New Roman"/>
          <w:sz w:val="28"/>
          <w:szCs w:val="28"/>
        </w:rPr>
        <w:t xml:space="preserve"> </w:t>
      </w:r>
      <w:r w:rsidR="003D1E51" w:rsidRPr="00ED18F9">
        <w:rPr>
          <w:rFonts w:ascii="Times New Roman" w:hAnsi="Times New Roman" w:cs="Times New Roman"/>
          <w:sz w:val="28"/>
          <w:szCs w:val="28"/>
        </w:rPr>
        <w:t xml:space="preserve">на форум экспертов </w:t>
      </w:r>
      <w:r w:rsidRPr="00ED18F9">
        <w:rPr>
          <w:rFonts w:ascii="Times New Roman" w:hAnsi="Times New Roman" w:cs="Times New Roman"/>
          <w:sz w:val="28"/>
          <w:szCs w:val="28"/>
        </w:rPr>
        <w:t xml:space="preserve">для </w:t>
      </w:r>
      <w:r w:rsidR="003D1E51" w:rsidRPr="00ED18F9">
        <w:rPr>
          <w:rFonts w:ascii="Times New Roman" w:hAnsi="Times New Roman" w:cs="Times New Roman"/>
          <w:sz w:val="28"/>
          <w:szCs w:val="28"/>
        </w:rPr>
        <w:t>дальнейшего их рассмотрения Менеджером компетенции</w:t>
      </w:r>
      <w:r w:rsidRPr="00ED18F9">
        <w:rPr>
          <w:rFonts w:ascii="Times New Roman" w:hAnsi="Times New Roman" w:cs="Times New Roman"/>
          <w:sz w:val="28"/>
          <w:szCs w:val="28"/>
        </w:rPr>
        <w:t>.</w:t>
      </w:r>
    </w:p>
    <w:p w:rsidR="00DE39D8" w:rsidRPr="00ED18F9" w:rsidRDefault="00B40FFB" w:rsidP="00ED18F9">
      <w:pPr>
        <w:spacing w:after="0" w:line="360" w:lineRule="auto"/>
        <w:ind w:firstLine="709"/>
        <w:jc w:val="both"/>
        <w:rPr>
          <w:rFonts w:ascii="Times New Roman" w:hAnsi="Times New Roman" w:cs="Times New Roman"/>
          <w:sz w:val="28"/>
          <w:szCs w:val="28"/>
        </w:rPr>
      </w:pPr>
      <w:r w:rsidRPr="00ED18F9">
        <w:rPr>
          <w:rFonts w:ascii="Times New Roman" w:hAnsi="Times New Roman" w:cs="Times New Roman"/>
          <w:sz w:val="28"/>
          <w:szCs w:val="28"/>
        </w:rPr>
        <w:lastRenderedPageBreak/>
        <w:t>Во всех случаях полная и утвержденная</w:t>
      </w:r>
      <w:r w:rsidR="003D1E51" w:rsidRPr="00ED18F9">
        <w:rPr>
          <w:rFonts w:ascii="Times New Roman" w:hAnsi="Times New Roman" w:cs="Times New Roman"/>
          <w:sz w:val="28"/>
          <w:szCs w:val="28"/>
        </w:rPr>
        <w:t xml:space="preserve"> Менеджером компетенции</w:t>
      </w:r>
      <w:r w:rsidRPr="00ED18F9">
        <w:rPr>
          <w:rFonts w:ascii="Times New Roman" w:hAnsi="Times New Roman" w:cs="Times New Roman"/>
          <w:sz w:val="28"/>
          <w:szCs w:val="28"/>
        </w:rPr>
        <w:t xml:space="preserve"> Схема выставления оценки должна быть введена в информационную систему </w:t>
      </w:r>
      <w:r w:rsidR="00834734">
        <w:rPr>
          <w:rFonts w:ascii="Times New Roman" w:hAnsi="Times New Roman" w:cs="Times New Roman"/>
          <w:sz w:val="28"/>
          <w:szCs w:val="28"/>
        </w:rPr>
        <w:t>соревнований</w:t>
      </w:r>
      <w:r w:rsidRPr="00ED18F9">
        <w:rPr>
          <w:rFonts w:ascii="Times New Roman" w:hAnsi="Times New Roman" w:cs="Times New Roman"/>
          <w:sz w:val="28"/>
          <w:szCs w:val="28"/>
        </w:rPr>
        <w:t xml:space="preserve"> (CIS) не менее чем за два дня до </w:t>
      </w:r>
      <w:r w:rsidR="00834734">
        <w:rPr>
          <w:rFonts w:ascii="Times New Roman" w:hAnsi="Times New Roman" w:cs="Times New Roman"/>
          <w:sz w:val="28"/>
          <w:szCs w:val="28"/>
        </w:rPr>
        <w:t>начала соревнований</w:t>
      </w:r>
      <w:r w:rsidRPr="00ED18F9">
        <w:rPr>
          <w:rFonts w:ascii="Times New Roman" w:hAnsi="Times New Roman" w:cs="Times New Roman"/>
          <w:sz w:val="28"/>
          <w:szCs w:val="28"/>
        </w:rPr>
        <w:t>, с использованием стандартной электронной таблицы CIS или других согласованных способов. Главный эксперт является ответственным за данный процесс.</w:t>
      </w:r>
      <w:r w:rsidR="00DE39D8" w:rsidRPr="00ED18F9">
        <w:rPr>
          <w:rFonts w:ascii="Times New Roman" w:hAnsi="Times New Roman" w:cs="Times New Roman"/>
          <w:sz w:val="28"/>
          <w:szCs w:val="28"/>
        </w:rPr>
        <w:t xml:space="preserve"> </w:t>
      </w:r>
    </w:p>
    <w:p w:rsidR="00DE39D8" w:rsidRPr="00ED18F9" w:rsidRDefault="00AA2B8A" w:rsidP="00ED18F9">
      <w:pPr>
        <w:pStyle w:val="-2"/>
        <w:spacing w:before="0" w:after="0"/>
        <w:ind w:firstLine="709"/>
        <w:rPr>
          <w:rFonts w:ascii="Times New Roman" w:hAnsi="Times New Roman"/>
          <w:szCs w:val="28"/>
        </w:rPr>
      </w:pPr>
      <w:bookmarkStart w:id="11" w:name="_Toc489607688"/>
      <w:r>
        <w:rPr>
          <w:rFonts w:ascii="Times New Roman" w:hAnsi="Times New Roman"/>
          <w:szCs w:val="28"/>
        </w:rPr>
        <w:t xml:space="preserve">4.2. </w:t>
      </w:r>
      <w:r w:rsidR="00DE39D8" w:rsidRPr="00ED18F9">
        <w:rPr>
          <w:rFonts w:ascii="Times New Roman" w:hAnsi="Times New Roman"/>
          <w:szCs w:val="28"/>
        </w:rPr>
        <w:t>КРИТЕРИИ ОЦЕНКИ</w:t>
      </w:r>
      <w:bookmarkEnd w:id="11"/>
    </w:p>
    <w:p w:rsidR="00B40FFB" w:rsidRPr="00ED18F9" w:rsidRDefault="00B40FFB" w:rsidP="00ED18F9">
      <w:pPr>
        <w:spacing w:after="0" w:line="360" w:lineRule="auto"/>
        <w:ind w:firstLine="709"/>
        <w:jc w:val="both"/>
        <w:rPr>
          <w:rFonts w:ascii="Times New Roman" w:hAnsi="Times New Roman" w:cs="Times New Roman"/>
          <w:sz w:val="28"/>
          <w:szCs w:val="28"/>
        </w:rPr>
      </w:pPr>
      <w:r w:rsidRPr="00ED18F9">
        <w:rPr>
          <w:rFonts w:ascii="Times New Roman" w:hAnsi="Times New Roman" w:cs="Times New Roman"/>
          <w:sz w:val="28"/>
          <w:szCs w:val="28"/>
        </w:rPr>
        <w:t>Основные заголовки Схемы выставления оцен</w:t>
      </w:r>
      <w:r w:rsidR="003D1E51" w:rsidRPr="00ED18F9">
        <w:rPr>
          <w:rFonts w:ascii="Times New Roman" w:hAnsi="Times New Roman" w:cs="Times New Roman"/>
          <w:sz w:val="28"/>
          <w:szCs w:val="28"/>
        </w:rPr>
        <w:t xml:space="preserve">ки являются критериями оценки. </w:t>
      </w:r>
      <w:r w:rsidRPr="00ED18F9">
        <w:rPr>
          <w:rFonts w:ascii="Times New Roman" w:hAnsi="Times New Roman" w:cs="Times New Roman"/>
          <w:sz w:val="28"/>
          <w:szCs w:val="28"/>
        </w:rPr>
        <w:t xml:space="preserve">В некоторых соревнованиях по компетенции критерии оценки могут совпадать с заголовками разделов в </w:t>
      </w:r>
      <w:r w:rsidR="00834734">
        <w:rPr>
          <w:rFonts w:ascii="Times New Roman" w:hAnsi="Times New Roman" w:cs="Times New Roman"/>
          <w:sz w:val="28"/>
          <w:szCs w:val="28"/>
          <w:lang w:val="en-US"/>
        </w:rPr>
        <w:t>WSSS</w:t>
      </w:r>
      <w:r w:rsidRPr="00ED18F9">
        <w:rPr>
          <w:rFonts w:ascii="Times New Roman" w:hAnsi="Times New Roman" w:cs="Times New Roman"/>
          <w:sz w:val="28"/>
          <w:szCs w:val="28"/>
        </w:rPr>
        <w:t>; в других они могут полностью отличаться. Как правило, бывает от пяти до девяти критериев оценки</w:t>
      </w:r>
      <w:r w:rsidR="003D1E51" w:rsidRPr="00ED18F9">
        <w:rPr>
          <w:rFonts w:ascii="Times New Roman" w:hAnsi="Times New Roman" w:cs="Times New Roman"/>
          <w:sz w:val="28"/>
          <w:szCs w:val="28"/>
        </w:rPr>
        <w:t>, при этом количество критериев оценки должно быть не менее трёх</w:t>
      </w:r>
      <w:r w:rsidRPr="00ED18F9">
        <w:rPr>
          <w:rFonts w:ascii="Times New Roman" w:hAnsi="Times New Roman" w:cs="Times New Roman"/>
          <w:sz w:val="28"/>
          <w:szCs w:val="28"/>
        </w:rPr>
        <w:t xml:space="preserve">. Независимо от того, совпадают ли они с заголовками, Схема выставления оценки должна отражать долевые соотношения, указанные в </w:t>
      </w:r>
      <w:r w:rsidR="000A1F96">
        <w:rPr>
          <w:rFonts w:ascii="Times New Roman" w:hAnsi="Times New Roman" w:cs="Times New Roman"/>
          <w:sz w:val="28"/>
          <w:szCs w:val="28"/>
          <w:lang w:val="en-US"/>
        </w:rPr>
        <w:t>WSSS</w:t>
      </w:r>
      <w:r w:rsidRPr="00ED18F9">
        <w:rPr>
          <w:rFonts w:ascii="Times New Roman" w:hAnsi="Times New Roman" w:cs="Times New Roman"/>
          <w:sz w:val="28"/>
          <w:szCs w:val="28"/>
        </w:rPr>
        <w:t>.</w:t>
      </w:r>
    </w:p>
    <w:p w:rsidR="00B40FFB" w:rsidRPr="00ED18F9" w:rsidRDefault="00B40FFB" w:rsidP="00ED18F9">
      <w:pPr>
        <w:spacing w:after="0" w:line="360" w:lineRule="auto"/>
        <w:ind w:firstLine="709"/>
        <w:jc w:val="both"/>
        <w:rPr>
          <w:rFonts w:ascii="Times New Roman" w:hAnsi="Times New Roman" w:cs="Times New Roman"/>
          <w:sz w:val="28"/>
          <w:szCs w:val="28"/>
        </w:rPr>
      </w:pPr>
      <w:r w:rsidRPr="00ED18F9">
        <w:rPr>
          <w:rFonts w:ascii="Times New Roman" w:hAnsi="Times New Roman" w:cs="Times New Roman"/>
          <w:sz w:val="28"/>
          <w:szCs w:val="28"/>
        </w:rPr>
        <w:t>Критерии оценки создаются лицом (группой</w:t>
      </w:r>
      <w:r w:rsidR="00BC3813" w:rsidRPr="00ED18F9">
        <w:rPr>
          <w:rFonts w:ascii="Times New Roman" w:hAnsi="Times New Roman" w:cs="Times New Roman"/>
          <w:sz w:val="28"/>
          <w:szCs w:val="28"/>
        </w:rPr>
        <w:t xml:space="preserve"> лиц</w:t>
      </w:r>
      <w:r w:rsidRPr="00ED18F9">
        <w:rPr>
          <w:rFonts w:ascii="Times New Roman" w:hAnsi="Times New Roman" w:cs="Times New Roman"/>
          <w:sz w:val="28"/>
          <w:szCs w:val="28"/>
        </w:rPr>
        <w:t xml:space="preserve">), разрабатывающим Схему выставления оценки, которое может по своему усмотрению определять критерии, которые оно сочтет наиболее подходящими для оценки выполнения </w:t>
      </w:r>
      <w:r w:rsidR="000A1F96">
        <w:rPr>
          <w:rFonts w:ascii="Times New Roman" w:hAnsi="Times New Roman" w:cs="Times New Roman"/>
          <w:sz w:val="28"/>
          <w:szCs w:val="28"/>
        </w:rPr>
        <w:t>К</w:t>
      </w:r>
      <w:r w:rsidRPr="00ED18F9">
        <w:rPr>
          <w:rFonts w:ascii="Times New Roman" w:hAnsi="Times New Roman" w:cs="Times New Roman"/>
          <w:sz w:val="28"/>
          <w:szCs w:val="28"/>
        </w:rPr>
        <w:t xml:space="preserve">онкурсного задания. </w:t>
      </w:r>
    </w:p>
    <w:p w:rsidR="00B40FFB" w:rsidRPr="00ED18F9" w:rsidRDefault="00B40FFB" w:rsidP="00ED18F9">
      <w:pPr>
        <w:spacing w:after="0" w:line="360" w:lineRule="auto"/>
        <w:ind w:firstLine="709"/>
        <w:jc w:val="both"/>
        <w:rPr>
          <w:rFonts w:ascii="Times New Roman" w:hAnsi="Times New Roman" w:cs="Times New Roman"/>
          <w:sz w:val="28"/>
          <w:szCs w:val="28"/>
        </w:rPr>
      </w:pPr>
      <w:r w:rsidRPr="00ED18F9">
        <w:rPr>
          <w:rFonts w:ascii="Times New Roman" w:hAnsi="Times New Roman" w:cs="Times New Roman"/>
          <w:sz w:val="28"/>
          <w:szCs w:val="28"/>
        </w:rPr>
        <w:t>Сводная ведомость оценок, генерируемая CIS, включает перечень критериев оценки.</w:t>
      </w:r>
    </w:p>
    <w:p w:rsidR="00DE39D8" w:rsidRPr="009955F8" w:rsidRDefault="00B40FFB" w:rsidP="00ED18F9">
      <w:pPr>
        <w:spacing w:after="0" w:line="360" w:lineRule="auto"/>
        <w:ind w:firstLine="709"/>
        <w:jc w:val="both"/>
        <w:rPr>
          <w:rFonts w:ascii="Times New Roman" w:hAnsi="Times New Roman" w:cs="Times New Roman"/>
        </w:rPr>
      </w:pPr>
      <w:r w:rsidRPr="00ED18F9">
        <w:rPr>
          <w:rFonts w:ascii="Times New Roman" w:hAnsi="Times New Roman" w:cs="Times New Roman"/>
          <w:sz w:val="28"/>
          <w:szCs w:val="28"/>
        </w:rPr>
        <w:t xml:space="preserve">Количество баллов, назначаемых по каждому критерию, рассчитывается </w:t>
      </w:r>
      <w:r w:rsidR="000A1F96">
        <w:rPr>
          <w:rFonts w:ascii="Times New Roman" w:hAnsi="Times New Roman" w:cs="Times New Roman"/>
          <w:sz w:val="28"/>
          <w:szCs w:val="28"/>
        </w:rPr>
        <w:t>CIS</w:t>
      </w:r>
      <w:r w:rsidRPr="00ED18F9">
        <w:rPr>
          <w:rFonts w:ascii="Times New Roman" w:hAnsi="Times New Roman" w:cs="Times New Roman"/>
          <w:sz w:val="28"/>
          <w:szCs w:val="28"/>
        </w:rPr>
        <w:t>. Это будет общая сумма баллов, присужденных по каждому аспекту в рамках данного критерия оценки.</w:t>
      </w:r>
    </w:p>
    <w:p w:rsidR="00DE39D8" w:rsidRPr="00ED18F9" w:rsidRDefault="00AA2B8A" w:rsidP="00ED18F9">
      <w:pPr>
        <w:pStyle w:val="-2"/>
        <w:spacing w:before="0" w:after="0"/>
        <w:ind w:firstLine="709"/>
        <w:rPr>
          <w:rFonts w:ascii="Times New Roman" w:hAnsi="Times New Roman"/>
          <w:szCs w:val="28"/>
        </w:rPr>
      </w:pPr>
      <w:bookmarkStart w:id="12" w:name="_Toc489607689"/>
      <w:r>
        <w:rPr>
          <w:rFonts w:ascii="Times New Roman" w:hAnsi="Times New Roman"/>
          <w:szCs w:val="28"/>
        </w:rPr>
        <w:t xml:space="preserve">4.3. </w:t>
      </w:r>
      <w:r w:rsidR="00DE39D8" w:rsidRPr="00ED18F9">
        <w:rPr>
          <w:rFonts w:ascii="Times New Roman" w:hAnsi="Times New Roman"/>
          <w:szCs w:val="28"/>
        </w:rPr>
        <w:t>СУБКРИТЕРИИ</w:t>
      </w:r>
      <w:bookmarkEnd w:id="12"/>
    </w:p>
    <w:p w:rsidR="00A91D4B" w:rsidRPr="00ED18F9" w:rsidRDefault="00A91D4B" w:rsidP="00ED18F9">
      <w:pPr>
        <w:spacing w:after="0" w:line="360" w:lineRule="auto"/>
        <w:ind w:firstLine="709"/>
        <w:jc w:val="both"/>
        <w:rPr>
          <w:rFonts w:ascii="Times New Roman" w:hAnsi="Times New Roman" w:cs="Times New Roman"/>
          <w:sz w:val="28"/>
          <w:szCs w:val="28"/>
        </w:rPr>
      </w:pPr>
      <w:r w:rsidRPr="00ED18F9">
        <w:rPr>
          <w:rFonts w:ascii="Times New Roman" w:hAnsi="Times New Roman" w:cs="Times New Roman"/>
          <w:sz w:val="28"/>
          <w:szCs w:val="28"/>
        </w:rPr>
        <w:t xml:space="preserve">Каждый критерий оценки разделяется на один или более субкритериев. Каждый субкритерий становится заголовком </w:t>
      </w:r>
      <w:r w:rsidR="000A1F96">
        <w:rPr>
          <w:rFonts w:ascii="Times New Roman" w:hAnsi="Times New Roman" w:cs="Times New Roman"/>
          <w:sz w:val="28"/>
          <w:szCs w:val="28"/>
        </w:rPr>
        <w:t>С</w:t>
      </w:r>
      <w:r w:rsidRPr="00ED18F9">
        <w:rPr>
          <w:rFonts w:ascii="Times New Roman" w:hAnsi="Times New Roman" w:cs="Times New Roman"/>
          <w:sz w:val="28"/>
          <w:szCs w:val="28"/>
        </w:rPr>
        <w:t>хемы выставления оценок.</w:t>
      </w:r>
    </w:p>
    <w:p w:rsidR="00A91D4B" w:rsidRPr="00ED18F9" w:rsidRDefault="00A91D4B" w:rsidP="00ED18F9">
      <w:pPr>
        <w:spacing w:after="0" w:line="360" w:lineRule="auto"/>
        <w:ind w:firstLine="709"/>
        <w:jc w:val="both"/>
        <w:rPr>
          <w:rFonts w:ascii="Times New Roman" w:hAnsi="Times New Roman" w:cs="Times New Roman"/>
          <w:sz w:val="28"/>
          <w:szCs w:val="28"/>
        </w:rPr>
      </w:pPr>
      <w:r w:rsidRPr="00ED18F9">
        <w:rPr>
          <w:rFonts w:ascii="Times New Roman" w:hAnsi="Times New Roman" w:cs="Times New Roman"/>
          <w:sz w:val="28"/>
          <w:szCs w:val="28"/>
        </w:rPr>
        <w:t>В каждой ведомости оценок (субкритериев) указан конкретный день, в который она будет заполняться.</w:t>
      </w:r>
    </w:p>
    <w:p w:rsidR="00DE39D8" w:rsidRPr="00ED18F9" w:rsidRDefault="00A91D4B" w:rsidP="00ED18F9">
      <w:pPr>
        <w:spacing w:after="0" w:line="360" w:lineRule="auto"/>
        <w:ind w:firstLine="709"/>
        <w:jc w:val="both"/>
        <w:rPr>
          <w:rFonts w:ascii="Times New Roman" w:hAnsi="Times New Roman" w:cs="Times New Roman"/>
          <w:sz w:val="28"/>
          <w:szCs w:val="28"/>
        </w:rPr>
      </w:pPr>
      <w:r w:rsidRPr="00ED18F9">
        <w:rPr>
          <w:rFonts w:ascii="Times New Roman" w:hAnsi="Times New Roman" w:cs="Times New Roman"/>
          <w:sz w:val="28"/>
          <w:szCs w:val="28"/>
        </w:rPr>
        <w:lastRenderedPageBreak/>
        <w:t>Каждая ведомость оценок (субкритериев) содержит оцениваемые аспекты, подлежащие оценке. Для каждого вида оценки имеется специальная ведомость оценок.</w:t>
      </w:r>
      <w:r w:rsidR="00DE39D8" w:rsidRPr="00ED18F9">
        <w:rPr>
          <w:rFonts w:ascii="Times New Roman" w:hAnsi="Times New Roman" w:cs="Times New Roman"/>
          <w:sz w:val="28"/>
          <w:szCs w:val="28"/>
        </w:rPr>
        <w:t xml:space="preserve"> </w:t>
      </w:r>
    </w:p>
    <w:p w:rsidR="00DE39D8" w:rsidRPr="00ED18F9" w:rsidRDefault="00AA2B8A" w:rsidP="00ED18F9">
      <w:pPr>
        <w:pStyle w:val="-2"/>
        <w:spacing w:before="0" w:after="0"/>
        <w:ind w:firstLine="709"/>
        <w:rPr>
          <w:rFonts w:ascii="Times New Roman" w:hAnsi="Times New Roman"/>
          <w:szCs w:val="28"/>
        </w:rPr>
      </w:pPr>
      <w:bookmarkStart w:id="13" w:name="_Toc489607690"/>
      <w:r>
        <w:rPr>
          <w:rFonts w:ascii="Times New Roman" w:hAnsi="Times New Roman"/>
          <w:szCs w:val="28"/>
        </w:rPr>
        <w:t xml:space="preserve">4.4. </w:t>
      </w:r>
      <w:r w:rsidR="00DE39D8" w:rsidRPr="00ED18F9">
        <w:rPr>
          <w:rFonts w:ascii="Times New Roman" w:hAnsi="Times New Roman"/>
          <w:szCs w:val="28"/>
        </w:rPr>
        <w:t>АСПЕКТЫ</w:t>
      </w:r>
      <w:bookmarkEnd w:id="13"/>
    </w:p>
    <w:p w:rsidR="00DE39D8" w:rsidRPr="00ED18F9" w:rsidRDefault="00DE39D8" w:rsidP="00ED18F9">
      <w:pPr>
        <w:pStyle w:val="af1"/>
        <w:widowControl/>
        <w:ind w:firstLine="709"/>
        <w:rPr>
          <w:rFonts w:ascii="Times New Roman" w:hAnsi="Times New Roman"/>
          <w:sz w:val="28"/>
          <w:szCs w:val="28"/>
          <w:lang w:val="ru-RU"/>
        </w:rPr>
      </w:pPr>
      <w:r w:rsidRPr="00ED18F9">
        <w:rPr>
          <w:rFonts w:ascii="Times New Roman" w:hAnsi="Times New Roman"/>
          <w:sz w:val="28"/>
          <w:szCs w:val="28"/>
          <w:lang w:val="ru-RU"/>
        </w:rPr>
        <w:t xml:space="preserve">Каждый аспект подробно описывает один из оцениваемых показателей, а также возможные оценки или инструкции по выставлению оценок. </w:t>
      </w:r>
    </w:p>
    <w:p w:rsidR="00DE39D8" w:rsidRPr="0029547E" w:rsidRDefault="00D16F4B" w:rsidP="00ED18F9">
      <w:pPr>
        <w:pStyle w:val="af1"/>
        <w:widowControl/>
        <w:ind w:firstLine="709"/>
        <w:rPr>
          <w:rFonts w:ascii="Times New Roman" w:hAnsi="Times New Roman"/>
          <w:sz w:val="28"/>
          <w:szCs w:val="28"/>
          <w:lang w:val="ru-RU"/>
        </w:rPr>
      </w:pPr>
      <w:r w:rsidRPr="00ED18F9">
        <w:rPr>
          <w:rFonts w:ascii="Times New Roman" w:hAnsi="Times New Roman"/>
          <w:sz w:val="28"/>
          <w:szCs w:val="28"/>
          <w:lang w:val="ru-RU"/>
        </w:rPr>
        <w:t xml:space="preserve">В ведомости оценок подробно перечисляется каждый аспект, по которому выставляется </w:t>
      </w:r>
      <w:r w:rsidR="000A1F96">
        <w:rPr>
          <w:rFonts w:ascii="Times New Roman" w:hAnsi="Times New Roman"/>
          <w:sz w:val="28"/>
          <w:szCs w:val="28"/>
          <w:lang w:val="ru-RU"/>
        </w:rPr>
        <w:t>отметка</w:t>
      </w:r>
      <w:r w:rsidRPr="00ED18F9">
        <w:rPr>
          <w:rFonts w:ascii="Times New Roman" w:hAnsi="Times New Roman"/>
          <w:sz w:val="28"/>
          <w:szCs w:val="28"/>
          <w:lang w:val="ru-RU"/>
        </w:rPr>
        <w:t>, вместе с назначенным для его оценки количеством баллов</w:t>
      </w:r>
      <w:r w:rsidR="00FD20DE" w:rsidRPr="00ED18F9">
        <w:rPr>
          <w:rFonts w:ascii="Times New Roman" w:hAnsi="Times New Roman"/>
          <w:sz w:val="28"/>
          <w:szCs w:val="28"/>
          <w:lang w:val="ru-RU"/>
        </w:rPr>
        <w:t>.</w:t>
      </w:r>
    </w:p>
    <w:p w:rsidR="00DE39D8" w:rsidRDefault="00AE6AB7" w:rsidP="00ED18F9">
      <w:pPr>
        <w:pStyle w:val="af1"/>
        <w:widowControl/>
        <w:ind w:firstLine="709"/>
        <w:rPr>
          <w:rFonts w:ascii="Times New Roman" w:hAnsi="Times New Roman"/>
          <w:sz w:val="28"/>
          <w:szCs w:val="28"/>
          <w:lang w:val="ru-RU"/>
        </w:rPr>
      </w:pPr>
      <w:r w:rsidRPr="00ED18F9">
        <w:rPr>
          <w:rFonts w:ascii="Times New Roman" w:hAnsi="Times New Roman"/>
          <w:sz w:val="28"/>
          <w:szCs w:val="28"/>
          <w:lang w:val="ru-RU"/>
        </w:rPr>
        <w:t xml:space="preserve">Сумма баллов, присуждаемых по каждому аспекту, должна попадать в диапазон баллов, определенных для каждого раздела компетенции в </w:t>
      </w:r>
      <w:r w:rsidR="000A1F96">
        <w:rPr>
          <w:rFonts w:ascii="Times New Roman" w:hAnsi="Times New Roman"/>
          <w:sz w:val="28"/>
          <w:szCs w:val="28"/>
          <w:lang w:val="en-US"/>
        </w:rPr>
        <w:t>WSSS</w:t>
      </w:r>
      <w:r w:rsidRPr="00ED18F9">
        <w:rPr>
          <w:rFonts w:ascii="Times New Roman" w:hAnsi="Times New Roman"/>
          <w:sz w:val="28"/>
          <w:szCs w:val="28"/>
          <w:lang w:val="ru-RU"/>
        </w:rPr>
        <w:t>. Она будет отображаться в таблице распределения баллов CIS, в следующем формате</w:t>
      </w:r>
      <w:r w:rsidR="000A1F96">
        <w:rPr>
          <w:rFonts w:ascii="Times New Roman" w:hAnsi="Times New Roman"/>
          <w:sz w:val="28"/>
          <w:szCs w:val="28"/>
          <w:lang w:val="ru-RU"/>
        </w:rPr>
        <w:t>:</w:t>
      </w:r>
    </w:p>
    <w:tbl>
      <w:tblPr>
        <w:tblStyle w:val="af"/>
        <w:tblW w:w="9505" w:type="dxa"/>
        <w:jc w:val="center"/>
        <w:tblBorders>
          <w:top w:val="single" w:sz="4" w:space="0" w:color="ACB9CA" w:themeColor="text2" w:themeTint="66"/>
          <w:left w:val="single" w:sz="4" w:space="0" w:color="ACB9CA" w:themeColor="text2" w:themeTint="66"/>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ayout w:type="fixed"/>
        <w:tblLook w:val="04A0" w:firstRow="1" w:lastRow="0" w:firstColumn="1" w:lastColumn="0" w:noHBand="0" w:noVBand="1"/>
      </w:tblPr>
      <w:tblGrid>
        <w:gridCol w:w="1615"/>
        <w:gridCol w:w="600"/>
        <w:gridCol w:w="600"/>
        <w:gridCol w:w="600"/>
        <w:gridCol w:w="601"/>
        <w:gridCol w:w="601"/>
        <w:gridCol w:w="601"/>
        <w:gridCol w:w="601"/>
        <w:gridCol w:w="634"/>
        <w:gridCol w:w="922"/>
        <w:gridCol w:w="1209"/>
        <w:gridCol w:w="921"/>
      </w:tblGrid>
      <w:tr w:rsidR="008C3921" w:rsidRPr="009955F8" w:rsidTr="008C3921">
        <w:trPr>
          <w:cantSplit/>
          <w:trHeight w:val="1538"/>
          <w:jc w:val="center"/>
        </w:trPr>
        <w:tc>
          <w:tcPr>
            <w:tcW w:w="6453" w:type="dxa"/>
            <w:gridSpan w:val="9"/>
            <w:shd w:val="clear" w:color="auto" w:fill="5B9BD5" w:themeFill="accent1"/>
            <w:vAlign w:val="center"/>
          </w:tcPr>
          <w:p w:rsidR="008C3921" w:rsidRPr="009955F8" w:rsidRDefault="008C3921" w:rsidP="008C3921">
            <w:pPr>
              <w:jc w:val="center"/>
              <w:rPr>
                <w:b/>
              </w:rPr>
            </w:pPr>
            <w:r w:rsidRPr="009955F8">
              <w:rPr>
                <w:b/>
                <w:color w:val="FFFFFF" w:themeColor="background1"/>
                <w:sz w:val="24"/>
              </w:rPr>
              <w:t>Критерий</w:t>
            </w:r>
          </w:p>
        </w:tc>
        <w:tc>
          <w:tcPr>
            <w:tcW w:w="922" w:type="dxa"/>
            <w:shd w:val="clear" w:color="auto" w:fill="5B9BD5" w:themeFill="accent1"/>
            <w:textDirection w:val="btLr"/>
          </w:tcPr>
          <w:p w:rsidR="008C3921" w:rsidRPr="009955F8" w:rsidRDefault="008C3921" w:rsidP="008C3921">
            <w:pPr>
              <w:ind w:left="113" w:right="113"/>
              <w:jc w:val="center"/>
              <w:rPr>
                <w:b/>
                <w:color w:val="FFFFFF" w:themeColor="background1"/>
                <w:sz w:val="24"/>
              </w:rPr>
            </w:pPr>
            <w:r w:rsidRPr="009955F8">
              <w:rPr>
                <w:b/>
                <w:color w:val="FFFFFF" w:themeColor="background1"/>
              </w:rPr>
              <w:t>Итого баллов за раздел WSSS</w:t>
            </w:r>
          </w:p>
        </w:tc>
        <w:tc>
          <w:tcPr>
            <w:tcW w:w="1209" w:type="dxa"/>
            <w:shd w:val="clear" w:color="auto" w:fill="5B9BD5" w:themeFill="accent1"/>
            <w:textDirection w:val="btLr"/>
          </w:tcPr>
          <w:p w:rsidR="008C3921" w:rsidRPr="009955F8" w:rsidRDefault="008C3921" w:rsidP="008C3921">
            <w:pPr>
              <w:ind w:left="113" w:right="113"/>
              <w:jc w:val="center"/>
              <w:rPr>
                <w:b/>
                <w:color w:val="FFFFFF" w:themeColor="background1"/>
                <w:sz w:val="24"/>
              </w:rPr>
            </w:pPr>
            <w:r w:rsidRPr="009955F8">
              <w:rPr>
                <w:b/>
                <w:color w:val="FFFFFF" w:themeColor="background1"/>
                <w:sz w:val="14"/>
              </w:rPr>
              <w:t>БАЛЛЫ СПЕЦИФИКАЦИИ СТАНДАРТОВ WORLDSKILLS НА КАЖДЫЙ РАЗДЕЛ</w:t>
            </w:r>
          </w:p>
        </w:tc>
        <w:tc>
          <w:tcPr>
            <w:tcW w:w="921" w:type="dxa"/>
            <w:shd w:val="clear" w:color="auto" w:fill="5B9BD5" w:themeFill="accent1"/>
            <w:textDirection w:val="btLr"/>
          </w:tcPr>
          <w:p w:rsidR="008C3921" w:rsidRPr="009955F8" w:rsidRDefault="008C3921" w:rsidP="008C3921">
            <w:pPr>
              <w:ind w:left="113" w:right="113"/>
              <w:jc w:val="center"/>
              <w:rPr>
                <w:b/>
                <w:color w:val="FFFFFF" w:themeColor="background1"/>
                <w:sz w:val="24"/>
              </w:rPr>
            </w:pPr>
            <w:r w:rsidRPr="009955F8">
              <w:rPr>
                <w:b/>
                <w:color w:val="FFFFFF" w:themeColor="background1"/>
                <w:sz w:val="14"/>
              </w:rPr>
              <w:t>ВЕЛИЧИНА ОТКЛОНЕНИЯ</w:t>
            </w:r>
          </w:p>
        </w:tc>
      </w:tr>
      <w:tr w:rsidR="000E5C11" w:rsidRPr="009955F8" w:rsidTr="008C3921">
        <w:trPr>
          <w:trHeight w:val="501"/>
          <w:jc w:val="center"/>
        </w:trPr>
        <w:tc>
          <w:tcPr>
            <w:tcW w:w="1615" w:type="dxa"/>
            <w:vMerge w:val="restart"/>
            <w:shd w:val="clear" w:color="auto" w:fill="5B9BD5" w:themeFill="accent1"/>
            <w:textDirection w:val="btLr"/>
            <w:vAlign w:val="center"/>
          </w:tcPr>
          <w:p w:rsidR="000E5C11" w:rsidRPr="009955F8" w:rsidRDefault="000E5C11" w:rsidP="008C3921">
            <w:pPr>
              <w:ind w:left="113" w:right="113"/>
              <w:jc w:val="center"/>
              <w:rPr>
                <w:b/>
                <w:color w:val="FFFFFF" w:themeColor="background1"/>
                <w:sz w:val="24"/>
              </w:rPr>
            </w:pPr>
            <w:r w:rsidRPr="009955F8">
              <w:rPr>
                <w:b/>
                <w:color w:val="FFFFFF" w:themeColor="background1"/>
                <w:sz w:val="24"/>
              </w:rPr>
              <w:t xml:space="preserve">Разделы Спецификации стандарта </w:t>
            </w:r>
            <w:r w:rsidRPr="009955F8">
              <w:rPr>
                <w:b/>
                <w:color w:val="FFFFFF" w:themeColor="background1"/>
                <w:sz w:val="24"/>
                <w:lang w:val="en-US"/>
              </w:rPr>
              <w:t>WS</w:t>
            </w:r>
            <w:r w:rsidRPr="009955F8">
              <w:rPr>
                <w:b/>
                <w:color w:val="FFFFFF" w:themeColor="background1"/>
                <w:sz w:val="24"/>
              </w:rPr>
              <w:t xml:space="preserve"> (</w:t>
            </w:r>
            <w:r w:rsidRPr="009955F8">
              <w:rPr>
                <w:b/>
                <w:color w:val="FFFFFF" w:themeColor="background1"/>
                <w:sz w:val="24"/>
                <w:lang w:val="en-US"/>
              </w:rPr>
              <w:t>WSSS</w:t>
            </w:r>
            <w:r w:rsidRPr="009955F8">
              <w:rPr>
                <w:b/>
                <w:color w:val="FFFFFF" w:themeColor="background1"/>
                <w:sz w:val="24"/>
              </w:rPr>
              <w:t>)</w:t>
            </w:r>
          </w:p>
        </w:tc>
        <w:tc>
          <w:tcPr>
            <w:tcW w:w="600" w:type="dxa"/>
            <w:shd w:val="clear" w:color="auto" w:fill="323E4F" w:themeFill="text2" w:themeFillShade="BF"/>
            <w:vAlign w:val="center"/>
          </w:tcPr>
          <w:p w:rsidR="000E5C11" w:rsidRPr="009955F8" w:rsidRDefault="000E5C11" w:rsidP="008C3921">
            <w:pPr>
              <w:jc w:val="center"/>
              <w:rPr>
                <w:sz w:val="24"/>
                <w:szCs w:val="24"/>
              </w:rPr>
            </w:pPr>
          </w:p>
        </w:tc>
        <w:tc>
          <w:tcPr>
            <w:tcW w:w="600" w:type="dxa"/>
            <w:shd w:val="clear" w:color="auto" w:fill="323E4F" w:themeFill="text2" w:themeFillShade="BF"/>
            <w:vAlign w:val="center"/>
          </w:tcPr>
          <w:p w:rsidR="000E5C11" w:rsidRPr="009955F8" w:rsidRDefault="000E5C11" w:rsidP="008C3921">
            <w:pPr>
              <w:jc w:val="center"/>
              <w:rPr>
                <w:b/>
                <w:sz w:val="24"/>
                <w:szCs w:val="24"/>
                <w:lang w:val="en-US"/>
              </w:rPr>
            </w:pPr>
            <w:r w:rsidRPr="009955F8">
              <w:rPr>
                <w:b/>
                <w:sz w:val="24"/>
                <w:szCs w:val="24"/>
                <w:lang w:val="en-US"/>
              </w:rPr>
              <w:t>A</w:t>
            </w:r>
          </w:p>
        </w:tc>
        <w:tc>
          <w:tcPr>
            <w:tcW w:w="600" w:type="dxa"/>
            <w:shd w:val="clear" w:color="auto" w:fill="323E4F" w:themeFill="text2" w:themeFillShade="BF"/>
            <w:vAlign w:val="center"/>
          </w:tcPr>
          <w:p w:rsidR="000E5C11" w:rsidRPr="009955F8" w:rsidRDefault="000E5C11" w:rsidP="008C3921">
            <w:pPr>
              <w:jc w:val="center"/>
              <w:rPr>
                <w:b/>
                <w:sz w:val="24"/>
                <w:szCs w:val="24"/>
                <w:lang w:val="en-US"/>
              </w:rPr>
            </w:pPr>
            <w:r w:rsidRPr="009955F8">
              <w:rPr>
                <w:b/>
                <w:sz w:val="24"/>
                <w:szCs w:val="24"/>
                <w:lang w:val="en-US"/>
              </w:rPr>
              <w:t>B</w:t>
            </w:r>
          </w:p>
        </w:tc>
        <w:tc>
          <w:tcPr>
            <w:tcW w:w="601" w:type="dxa"/>
            <w:shd w:val="clear" w:color="auto" w:fill="323E4F" w:themeFill="text2" w:themeFillShade="BF"/>
            <w:vAlign w:val="center"/>
          </w:tcPr>
          <w:p w:rsidR="000E5C11" w:rsidRPr="009955F8" w:rsidRDefault="000E5C11" w:rsidP="008C3921">
            <w:pPr>
              <w:jc w:val="center"/>
              <w:rPr>
                <w:b/>
                <w:sz w:val="24"/>
                <w:szCs w:val="24"/>
                <w:lang w:val="en-US"/>
              </w:rPr>
            </w:pPr>
            <w:r w:rsidRPr="009955F8">
              <w:rPr>
                <w:b/>
                <w:sz w:val="24"/>
                <w:szCs w:val="24"/>
                <w:lang w:val="en-US"/>
              </w:rPr>
              <w:t>C</w:t>
            </w:r>
          </w:p>
        </w:tc>
        <w:tc>
          <w:tcPr>
            <w:tcW w:w="601" w:type="dxa"/>
            <w:shd w:val="clear" w:color="auto" w:fill="323E4F" w:themeFill="text2" w:themeFillShade="BF"/>
            <w:vAlign w:val="center"/>
          </w:tcPr>
          <w:p w:rsidR="000E5C11" w:rsidRPr="009955F8" w:rsidRDefault="000E5C11" w:rsidP="008C3921">
            <w:pPr>
              <w:jc w:val="center"/>
              <w:rPr>
                <w:b/>
                <w:sz w:val="24"/>
                <w:szCs w:val="24"/>
                <w:lang w:val="en-US"/>
              </w:rPr>
            </w:pPr>
            <w:r w:rsidRPr="009955F8">
              <w:rPr>
                <w:b/>
                <w:sz w:val="24"/>
                <w:szCs w:val="24"/>
                <w:lang w:val="en-US"/>
              </w:rPr>
              <w:t>D</w:t>
            </w:r>
          </w:p>
        </w:tc>
        <w:tc>
          <w:tcPr>
            <w:tcW w:w="601" w:type="dxa"/>
            <w:shd w:val="clear" w:color="auto" w:fill="323E4F" w:themeFill="text2" w:themeFillShade="BF"/>
            <w:vAlign w:val="center"/>
          </w:tcPr>
          <w:p w:rsidR="000E5C11" w:rsidRPr="009955F8" w:rsidRDefault="000E5C11" w:rsidP="008C3921">
            <w:pPr>
              <w:jc w:val="center"/>
              <w:rPr>
                <w:b/>
                <w:sz w:val="24"/>
                <w:szCs w:val="24"/>
                <w:lang w:val="en-US"/>
              </w:rPr>
            </w:pPr>
            <w:r w:rsidRPr="009955F8">
              <w:rPr>
                <w:b/>
                <w:sz w:val="24"/>
                <w:szCs w:val="24"/>
                <w:lang w:val="en-US"/>
              </w:rPr>
              <w:t>E</w:t>
            </w:r>
          </w:p>
        </w:tc>
        <w:tc>
          <w:tcPr>
            <w:tcW w:w="601" w:type="dxa"/>
            <w:shd w:val="clear" w:color="auto" w:fill="323E4F" w:themeFill="text2" w:themeFillShade="BF"/>
            <w:vAlign w:val="center"/>
          </w:tcPr>
          <w:p w:rsidR="000E5C11" w:rsidRPr="009955F8" w:rsidRDefault="000E5C11" w:rsidP="008C3921">
            <w:pPr>
              <w:jc w:val="center"/>
              <w:rPr>
                <w:b/>
                <w:sz w:val="24"/>
                <w:szCs w:val="24"/>
                <w:lang w:val="en-US"/>
              </w:rPr>
            </w:pPr>
            <w:r w:rsidRPr="009955F8">
              <w:rPr>
                <w:b/>
                <w:sz w:val="24"/>
                <w:szCs w:val="24"/>
                <w:lang w:val="en-US"/>
              </w:rPr>
              <w:t>F</w:t>
            </w:r>
          </w:p>
        </w:tc>
        <w:tc>
          <w:tcPr>
            <w:tcW w:w="634" w:type="dxa"/>
            <w:shd w:val="clear" w:color="auto" w:fill="323E4F" w:themeFill="text2" w:themeFillShade="BF"/>
            <w:vAlign w:val="center"/>
          </w:tcPr>
          <w:p w:rsidR="000E5C11" w:rsidRPr="009955F8" w:rsidRDefault="000E5C11" w:rsidP="008C3921">
            <w:pPr>
              <w:jc w:val="center"/>
              <w:rPr>
                <w:b/>
                <w:sz w:val="24"/>
                <w:szCs w:val="24"/>
                <w:lang w:val="en-US"/>
              </w:rPr>
            </w:pPr>
            <w:r w:rsidRPr="009955F8">
              <w:rPr>
                <w:b/>
                <w:sz w:val="24"/>
                <w:szCs w:val="24"/>
                <w:lang w:val="en-US"/>
              </w:rPr>
              <w:t>G</w:t>
            </w:r>
          </w:p>
        </w:tc>
        <w:tc>
          <w:tcPr>
            <w:tcW w:w="922" w:type="dxa"/>
            <w:shd w:val="clear" w:color="auto" w:fill="323E4F" w:themeFill="text2" w:themeFillShade="BF"/>
            <w:vAlign w:val="center"/>
          </w:tcPr>
          <w:p w:rsidR="000E5C11" w:rsidRPr="009955F8" w:rsidRDefault="000E5C11" w:rsidP="008C3921">
            <w:pPr>
              <w:ind w:right="172" w:hanging="176"/>
              <w:jc w:val="both"/>
              <w:rPr>
                <w:b/>
              </w:rPr>
            </w:pPr>
          </w:p>
        </w:tc>
        <w:tc>
          <w:tcPr>
            <w:tcW w:w="1209" w:type="dxa"/>
            <w:shd w:val="clear" w:color="auto" w:fill="323E4F" w:themeFill="text2" w:themeFillShade="BF"/>
          </w:tcPr>
          <w:p w:rsidR="000E5C11" w:rsidRPr="009955F8" w:rsidRDefault="000E5C11" w:rsidP="008C3921">
            <w:pPr>
              <w:jc w:val="both"/>
              <w:rPr>
                <w:b/>
              </w:rPr>
            </w:pPr>
          </w:p>
        </w:tc>
        <w:tc>
          <w:tcPr>
            <w:tcW w:w="921" w:type="dxa"/>
            <w:shd w:val="clear" w:color="auto" w:fill="323E4F" w:themeFill="text2" w:themeFillShade="BF"/>
          </w:tcPr>
          <w:p w:rsidR="000E5C11" w:rsidRPr="009955F8" w:rsidRDefault="000E5C11" w:rsidP="008C3921">
            <w:pPr>
              <w:jc w:val="both"/>
              <w:rPr>
                <w:b/>
              </w:rPr>
            </w:pPr>
          </w:p>
        </w:tc>
      </w:tr>
      <w:tr w:rsidR="003813EF" w:rsidRPr="009955F8" w:rsidTr="00F56E6C">
        <w:trPr>
          <w:trHeight w:val="501"/>
          <w:jc w:val="center"/>
        </w:trPr>
        <w:tc>
          <w:tcPr>
            <w:tcW w:w="1615" w:type="dxa"/>
            <w:vMerge/>
            <w:shd w:val="clear" w:color="auto" w:fill="5B9BD5" w:themeFill="accent1"/>
          </w:tcPr>
          <w:p w:rsidR="003813EF" w:rsidRPr="009955F8" w:rsidRDefault="003813EF" w:rsidP="003813EF">
            <w:pPr>
              <w:jc w:val="both"/>
              <w:rPr>
                <w:b/>
                <w:color w:val="FFFFFF" w:themeColor="background1"/>
                <w:sz w:val="24"/>
              </w:rPr>
            </w:pPr>
          </w:p>
        </w:tc>
        <w:tc>
          <w:tcPr>
            <w:tcW w:w="600" w:type="dxa"/>
            <w:shd w:val="clear" w:color="auto" w:fill="323E4F" w:themeFill="text2" w:themeFillShade="BF"/>
            <w:vAlign w:val="center"/>
          </w:tcPr>
          <w:p w:rsidR="003813EF" w:rsidRPr="009955F8" w:rsidRDefault="003813EF" w:rsidP="003813EF">
            <w:pPr>
              <w:jc w:val="center"/>
              <w:rPr>
                <w:b/>
                <w:sz w:val="24"/>
                <w:szCs w:val="24"/>
                <w:lang w:val="en-US"/>
              </w:rPr>
            </w:pPr>
            <w:r w:rsidRPr="009955F8">
              <w:rPr>
                <w:b/>
                <w:sz w:val="24"/>
                <w:szCs w:val="24"/>
                <w:lang w:val="en-US"/>
              </w:rPr>
              <w:t>1</w:t>
            </w:r>
          </w:p>
        </w:tc>
        <w:tc>
          <w:tcPr>
            <w:tcW w:w="600" w:type="dxa"/>
            <w:vAlign w:val="center"/>
          </w:tcPr>
          <w:p w:rsidR="003813EF" w:rsidRPr="009955F8" w:rsidRDefault="003813EF" w:rsidP="003813EF">
            <w:pPr>
              <w:jc w:val="center"/>
              <w:rPr>
                <w:sz w:val="24"/>
                <w:szCs w:val="24"/>
              </w:rPr>
            </w:pPr>
          </w:p>
        </w:tc>
        <w:tc>
          <w:tcPr>
            <w:tcW w:w="600" w:type="dxa"/>
            <w:vAlign w:val="center"/>
          </w:tcPr>
          <w:p w:rsidR="003813EF" w:rsidRPr="00C86D3F" w:rsidRDefault="003813EF" w:rsidP="003813EF">
            <w:pPr>
              <w:jc w:val="center"/>
              <w:rPr>
                <w:sz w:val="24"/>
                <w:szCs w:val="24"/>
                <w:lang w:val="en-US"/>
              </w:rPr>
            </w:pPr>
          </w:p>
        </w:tc>
        <w:tc>
          <w:tcPr>
            <w:tcW w:w="601" w:type="dxa"/>
            <w:vAlign w:val="center"/>
          </w:tcPr>
          <w:p w:rsidR="003813EF" w:rsidRPr="009955F8" w:rsidRDefault="003813EF" w:rsidP="003813EF">
            <w:pPr>
              <w:jc w:val="center"/>
              <w:rPr>
                <w:sz w:val="24"/>
                <w:szCs w:val="24"/>
              </w:rPr>
            </w:pPr>
          </w:p>
        </w:tc>
        <w:tc>
          <w:tcPr>
            <w:tcW w:w="601" w:type="dxa"/>
            <w:vAlign w:val="center"/>
          </w:tcPr>
          <w:p w:rsidR="003813EF" w:rsidRPr="009955F8" w:rsidRDefault="003813EF" w:rsidP="003813EF">
            <w:pPr>
              <w:jc w:val="center"/>
              <w:rPr>
                <w:sz w:val="24"/>
                <w:szCs w:val="24"/>
              </w:rPr>
            </w:pPr>
          </w:p>
        </w:tc>
        <w:tc>
          <w:tcPr>
            <w:tcW w:w="601" w:type="dxa"/>
            <w:vAlign w:val="center"/>
          </w:tcPr>
          <w:p w:rsidR="003813EF" w:rsidRPr="009955F8" w:rsidRDefault="003813EF" w:rsidP="003813EF">
            <w:pPr>
              <w:jc w:val="center"/>
              <w:rPr>
                <w:sz w:val="24"/>
                <w:szCs w:val="24"/>
              </w:rPr>
            </w:pPr>
          </w:p>
        </w:tc>
        <w:tc>
          <w:tcPr>
            <w:tcW w:w="601" w:type="dxa"/>
            <w:vAlign w:val="center"/>
          </w:tcPr>
          <w:p w:rsidR="003813EF" w:rsidRPr="009955F8" w:rsidRDefault="003813EF" w:rsidP="003813EF">
            <w:pPr>
              <w:jc w:val="center"/>
              <w:rPr>
                <w:sz w:val="24"/>
                <w:szCs w:val="24"/>
              </w:rPr>
            </w:pPr>
          </w:p>
        </w:tc>
        <w:tc>
          <w:tcPr>
            <w:tcW w:w="634" w:type="dxa"/>
            <w:vAlign w:val="center"/>
          </w:tcPr>
          <w:p w:rsidR="003813EF" w:rsidRPr="009955F8" w:rsidRDefault="003813EF" w:rsidP="003813EF">
            <w:pPr>
              <w:jc w:val="center"/>
              <w:rPr>
                <w:sz w:val="24"/>
                <w:szCs w:val="24"/>
              </w:rPr>
            </w:pPr>
          </w:p>
        </w:tc>
        <w:tc>
          <w:tcPr>
            <w:tcW w:w="922" w:type="dxa"/>
            <w:shd w:val="clear" w:color="auto" w:fill="F2F2F2" w:themeFill="background1" w:themeFillShade="F2"/>
            <w:vAlign w:val="center"/>
          </w:tcPr>
          <w:p w:rsidR="003813EF" w:rsidRPr="000E5C11" w:rsidRDefault="003813EF" w:rsidP="003813EF">
            <w:pPr>
              <w:jc w:val="center"/>
              <w:rPr>
                <w:sz w:val="24"/>
                <w:szCs w:val="24"/>
              </w:rPr>
            </w:pPr>
          </w:p>
        </w:tc>
        <w:tc>
          <w:tcPr>
            <w:tcW w:w="1209" w:type="dxa"/>
            <w:shd w:val="clear" w:color="auto" w:fill="F2F2F2" w:themeFill="background1" w:themeFillShade="F2"/>
            <w:vAlign w:val="center"/>
          </w:tcPr>
          <w:p w:rsidR="003813EF" w:rsidRPr="003813EF" w:rsidRDefault="003813EF" w:rsidP="003813EF">
            <w:pPr>
              <w:jc w:val="center"/>
              <w:rPr>
                <w:sz w:val="24"/>
                <w:szCs w:val="24"/>
                <w:lang w:val="en-US"/>
              </w:rPr>
            </w:pPr>
            <w:r>
              <w:rPr>
                <w:sz w:val="24"/>
                <w:szCs w:val="24"/>
                <w:lang w:val="en-US"/>
              </w:rPr>
              <w:t>10</w:t>
            </w:r>
          </w:p>
        </w:tc>
        <w:tc>
          <w:tcPr>
            <w:tcW w:w="921" w:type="dxa"/>
            <w:shd w:val="clear" w:color="auto" w:fill="F2F2F2" w:themeFill="background1" w:themeFillShade="F2"/>
          </w:tcPr>
          <w:p w:rsidR="003813EF" w:rsidRPr="00A57976" w:rsidRDefault="003813EF" w:rsidP="003813EF">
            <w:pPr>
              <w:jc w:val="both"/>
              <w:rPr>
                <w:b/>
                <w:sz w:val="28"/>
                <w:szCs w:val="28"/>
              </w:rPr>
            </w:pPr>
          </w:p>
        </w:tc>
      </w:tr>
      <w:tr w:rsidR="003813EF" w:rsidRPr="009955F8" w:rsidTr="00F56E6C">
        <w:trPr>
          <w:trHeight w:val="501"/>
          <w:jc w:val="center"/>
        </w:trPr>
        <w:tc>
          <w:tcPr>
            <w:tcW w:w="1615" w:type="dxa"/>
            <w:vMerge/>
            <w:shd w:val="clear" w:color="auto" w:fill="5B9BD5" w:themeFill="accent1"/>
          </w:tcPr>
          <w:p w:rsidR="003813EF" w:rsidRPr="009955F8" w:rsidRDefault="003813EF" w:rsidP="003813EF">
            <w:pPr>
              <w:jc w:val="both"/>
              <w:rPr>
                <w:b/>
                <w:color w:val="FFFFFF" w:themeColor="background1"/>
                <w:sz w:val="24"/>
              </w:rPr>
            </w:pPr>
          </w:p>
        </w:tc>
        <w:tc>
          <w:tcPr>
            <w:tcW w:w="600" w:type="dxa"/>
            <w:shd w:val="clear" w:color="auto" w:fill="323E4F" w:themeFill="text2" w:themeFillShade="BF"/>
            <w:vAlign w:val="center"/>
          </w:tcPr>
          <w:p w:rsidR="003813EF" w:rsidRPr="009955F8" w:rsidRDefault="003813EF" w:rsidP="003813EF">
            <w:pPr>
              <w:jc w:val="center"/>
              <w:rPr>
                <w:b/>
                <w:sz w:val="24"/>
                <w:szCs w:val="24"/>
                <w:lang w:val="en-US"/>
              </w:rPr>
            </w:pPr>
            <w:r w:rsidRPr="009955F8">
              <w:rPr>
                <w:b/>
                <w:sz w:val="24"/>
                <w:szCs w:val="24"/>
                <w:lang w:val="en-US"/>
              </w:rPr>
              <w:t>2</w:t>
            </w:r>
          </w:p>
        </w:tc>
        <w:tc>
          <w:tcPr>
            <w:tcW w:w="600" w:type="dxa"/>
            <w:vAlign w:val="center"/>
          </w:tcPr>
          <w:p w:rsidR="003813EF" w:rsidRPr="00C86D3F" w:rsidRDefault="003813EF" w:rsidP="003813EF">
            <w:pPr>
              <w:jc w:val="center"/>
              <w:rPr>
                <w:sz w:val="24"/>
                <w:szCs w:val="24"/>
                <w:lang w:val="en-US"/>
              </w:rPr>
            </w:pPr>
          </w:p>
        </w:tc>
        <w:tc>
          <w:tcPr>
            <w:tcW w:w="600" w:type="dxa"/>
            <w:vAlign w:val="center"/>
          </w:tcPr>
          <w:p w:rsidR="003813EF" w:rsidRPr="00C86D3F" w:rsidRDefault="003813EF" w:rsidP="003813EF">
            <w:pPr>
              <w:jc w:val="center"/>
              <w:rPr>
                <w:sz w:val="24"/>
                <w:szCs w:val="24"/>
                <w:lang w:val="en-US"/>
              </w:rPr>
            </w:pPr>
          </w:p>
        </w:tc>
        <w:tc>
          <w:tcPr>
            <w:tcW w:w="601" w:type="dxa"/>
            <w:vAlign w:val="center"/>
          </w:tcPr>
          <w:p w:rsidR="003813EF" w:rsidRPr="00C86D3F" w:rsidRDefault="003813EF" w:rsidP="003813EF">
            <w:pPr>
              <w:jc w:val="center"/>
              <w:rPr>
                <w:sz w:val="24"/>
                <w:szCs w:val="24"/>
                <w:lang w:val="en-US"/>
              </w:rPr>
            </w:pPr>
          </w:p>
        </w:tc>
        <w:tc>
          <w:tcPr>
            <w:tcW w:w="601" w:type="dxa"/>
            <w:vAlign w:val="center"/>
          </w:tcPr>
          <w:p w:rsidR="003813EF" w:rsidRPr="009955F8" w:rsidRDefault="003813EF" w:rsidP="003813EF">
            <w:pPr>
              <w:jc w:val="center"/>
              <w:rPr>
                <w:sz w:val="24"/>
                <w:szCs w:val="24"/>
              </w:rPr>
            </w:pPr>
          </w:p>
        </w:tc>
        <w:tc>
          <w:tcPr>
            <w:tcW w:w="601" w:type="dxa"/>
            <w:vAlign w:val="center"/>
          </w:tcPr>
          <w:p w:rsidR="003813EF" w:rsidRPr="00C86D3F" w:rsidRDefault="003813EF" w:rsidP="003813EF">
            <w:pPr>
              <w:jc w:val="center"/>
              <w:rPr>
                <w:sz w:val="24"/>
                <w:szCs w:val="24"/>
                <w:lang w:val="en-US"/>
              </w:rPr>
            </w:pPr>
          </w:p>
        </w:tc>
        <w:tc>
          <w:tcPr>
            <w:tcW w:w="601" w:type="dxa"/>
            <w:vAlign w:val="center"/>
          </w:tcPr>
          <w:p w:rsidR="003813EF" w:rsidRPr="009955F8" w:rsidRDefault="003813EF" w:rsidP="003813EF">
            <w:pPr>
              <w:jc w:val="center"/>
              <w:rPr>
                <w:sz w:val="24"/>
                <w:szCs w:val="24"/>
              </w:rPr>
            </w:pPr>
          </w:p>
        </w:tc>
        <w:tc>
          <w:tcPr>
            <w:tcW w:w="634" w:type="dxa"/>
            <w:vAlign w:val="center"/>
          </w:tcPr>
          <w:p w:rsidR="003813EF" w:rsidRPr="009955F8" w:rsidRDefault="003813EF" w:rsidP="003813EF">
            <w:pPr>
              <w:jc w:val="center"/>
              <w:rPr>
                <w:sz w:val="24"/>
                <w:szCs w:val="24"/>
              </w:rPr>
            </w:pPr>
          </w:p>
        </w:tc>
        <w:tc>
          <w:tcPr>
            <w:tcW w:w="922" w:type="dxa"/>
            <w:shd w:val="clear" w:color="auto" w:fill="F2F2F2" w:themeFill="background1" w:themeFillShade="F2"/>
            <w:vAlign w:val="center"/>
          </w:tcPr>
          <w:p w:rsidR="003813EF" w:rsidRPr="00C86D3F" w:rsidRDefault="003813EF" w:rsidP="003813EF">
            <w:pPr>
              <w:jc w:val="center"/>
              <w:rPr>
                <w:sz w:val="24"/>
                <w:szCs w:val="24"/>
                <w:lang w:val="en-US"/>
              </w:rPr>
            </w:pPr>
          </w:p>
        </w:tc>
        <w:tc>
          <w:tcPr>
            <w:tcW w:w="1209" w:type="dxa"/>
            <w:shd w:val="clear" w:color="auto" w:fill="F2F2F2" w:themeFill="background1" w:themeFillShade="F2"/>
            <w:vAlign w:val="center"/>
          </w:tcPr>
          <w:p w:rsidR="003813EF" w:rsidRPr="003813EF" w:rsidRDefault="003813EF" w:rsidP="003813EF">
            <w:pPr>
              <w:jc w:val="center"/>
              <w:rPr>
                <w:sz w:val="24"/>
                <w:szCs w:val="24"/>
                <w:lang w:val="en-US"/>
              </w:rPr>
            </w:pPr>
            <w:r>
              <w:rPr>
                <w:sz w:val="24"/>
                <w:szCs w:val="24"/>
                <w:lang w:val="en-US"/>
              </w:rPr>
              <w:t>10</w:t>
            </w:r>
          </w:p>
        </w:tc>
        <w:tc>
          <w:tcPr>
            <w:tcW w:w="921" w:type="dxa"/>
            <w:shd w:val="clear" w:color="auto" w:fill="F2F2F2" w:themeFill="background1" w:themeFillShade="F2"/>
          </w:tcPr>
          <w:p w:rsidR="003813EF" w:rsidRPr="00C86D3F" w:rsidRDefault="003813EF" w:rsidP="003813EF">
            <w:pPr>
              <w:jc w:val="both"/>
              <w:rPr>
                <w:b/>
                <w:sz w:val="28"/>
                <w:szCs w:val="28"/>
                <w:lang w:val="en-US"/>
              </w:rPr>
            </w:pPr>
          </w:p>
        </w:tc>
      </w:tr>
      <w:tr w:rsidR="003813EF" w:rsidRPr="009955F8" w:rsidTr="00F56E6C">
        <w:trPr>
          <w:trHeight w:val="501"/>
          <w:jc w:val="center"/>
        </w:trPr>
        <w:tc>
          <w:tcPr>
            <w:tcW w:w="1615" w:type="dxa"/>
            <w:vMerge/>
            <w:shd w:val="clear" w:color="auto" w:fill="5B9BD5" w:themeFill="accent1"/>
          </w:tcPr>
          <w:p w:rsidR="003813EF" w:rsidRPr="009955F8" w:rsidRDefault="003813EF" w:rsidP="003813EF">
            <w:pPr>
              <w:jc w:val="both"/>
              <w:rPr>
                <w:b/>
                <w:color w:val="FFFFFF" w:themeColor="background1"/>
                <w:sz w:val="24"/>
              </w:rPr>
            </w:pPr>
          </w:p>
        </w:tc>
        <w:tc>
          <w:tcPr>
            <w:tcW w:w="600" w:type="dxa"/>
            <w:shd w:val="clear" w:color="auto" w:fill="323E4F" w:themeFill="text2" w:themeFillShade="BF"/>
            <w:vAlign w:val="center"/>
          </w:tcPr>
          <w:p w:rsidR="003813EF" w:rsidRPr="009955F8" w:rsidRDefault="003813EF" w:rsidP="003813EF">
            <w:pPr>
              <w:jc w:val="center"/>
              <w:rPr>
                <w:b/>
                <w:sz w:val="24"/>
                <w:szCs w:val="24"/>
                <w:lang w:val="en-US"/>
              </w:rPr>
            </w:pPr>
            <w:r w:rsidRPr="009955F8">
              <w:rPr>
                <w:b/>
                <w:sz w:val="24"/>
                <w:szCs w:val="24"/>
                <w:lang w:val="en-US"/>
              </w:rPr>
              <w:t>3</w:t>
            </w:r>
          </w:p>
        </w:tc>
        <w:tc>
          <w:tcPr>
            <w:tcW w:w="600" w:type="dxa"/>
            <w:vAlign w:val="center"/>
          </w:tcPr>
          <w:p w:rsidR="003813EF" w:rsidRPr="009955F8" w:rsidRDefault="003813EF" w:rsidP="003813EF">
            <w:pPr>
              <w:jc w:val="center"/>
              <w:rPr>
                <w:sz w:val="24"/>
                <w:szCs w:val="24"/>
              </w:rPr>
            </w:pPr>
          </w:p>
        </w:tc>
        <w:tc>
          <w:tcPr>
            <w:tcW w:w="600" w:type="dxa"/>
            <w:vAlign w:val="center"/>
          </w:tcPr>
          <w:p w:rsidR="003813EF" w:rsidRPr="009955F8" w:rsidRDefault="003813EF" w:rsidP="003813EF">
            <w:pPr>
              <w:jc w:val="center"/>
              <w:rPr>
                <w:sz w:val="24"/>
                <w:szCs w:val="24"/>
              </w:rPr>
            </w:pPr>
          </w:p>
        </w:tc>
        <w:tc>
          <w:tcPr>
            <w:tcW w:w="601" w:type="dxa"/>
            <w:vAlign w:val="center"/>
          </w:tcPr>
          <w:p w:rsidR="003813EF" w:rsidRPr="00C86D3F" w:rsidRDefault="003813EF" w:rsidP="003813EF">
            <w:pPr>
              <w:jc w:val="center"/>
              <w:rPr>
                <w:sz w:val="24"/>
                <w:szCs w:val="24"/>
                <w:lang w:val="en-US"/>
              </w:rPr>
            </w:pPr>
          </w:p>
        </w:tc>
        <w:tc>
          <w:tcPr>
            <w:tcW w:w="601" w:type="dxa"/>
            <w:vAlign w:val="center"/>
          </w:tcPr>
          <w:p w:rsidR="003813EF" w:rsidRPr="00C86D3F" w:rsidRDefault="003813EF" w:rsidP="003813EF">
            <w:pPr>
              <w:jc w:val="center"/>
              <w:rPr>
                <w:sz w:val="24"/>
                <w:szCs w:val="24"/>
                <w:lang w:val="en-US"/>
              </w:rPr>
            </w:pPr>
          </w:p>
        </w:tc>
        <w:tc>
          <w:tcPr>
            <w:tcW w:w="601" w:type="dxa"/>
            <w:vAlign w:val="center"/>
          </w:tcPr>
          <w:p w:rsidR="003813EF" w:rsidRPr="009955F8" w:rsidRDefault="003813EF" w:rsidP="003813EF">
            <w:pPr>
              <w:jc w:val="center"/>
              <w:rPr>
                <w:sz w:val="24"/>
                <w:szCs w:val="24"/>
              </w:rPr>
            </w:pPr>
          </w:p>
        </w:tc>
        <w:tc>
          <w:tcPr>
            <w:tcW w:w="601" w:type="dxa"/>
            <w:vAlign w:val="center"/>
          </w:tcPr>
          <w:p w:rsidR="003813EF" w:rsidRPr="009955F8" w:rsidRDefault="003813EF" w:rsidP="003813EF">
            <w:pPr>
              <w:jc w:val="center"/>
              <w:rPr>
                <w:sz w:val="24"/>
                <w:szCs w:val="24"/>
              </w:rPr>
            </w:pPr>
          </w:p>
        </w:tc>
        <w:tc>
          <w:tcPr>
            <w:tcW w:w="634" w:type="dxa"/>
            <w:vAlign w:val="center"/>
          </w:tcPr>
          <w:p w:rsidR="003813EF" w:rsidRPr="009955F8" w:rsidRDefault="003813EF" w:rsidP="003813EF">
            <w:pPr>
              <w:jc w:val="center"/>
              <w:rPr>
                <w:sz w:val="24"/>
                <w:szCs w:val="24"/>
              </w:rPr>
            </w:pPr>
          </w:p>
        </w:tc>
        <w:tc>
          <w:tcPr>
            <w:tcW w:w="922" w:type="dxa"/>
            <w:shd w:val="clear" w:color="auto" w:fill="F2F2F2" w:themeFill="background1" w:themeFillShade="F2"/>
            <w:vAlign w:val="center"/>
          </w:tcPr>
          <w:p w:rsidR="003813EF" w:rsidRPr="00C86D3F" w:rsidRDefault="003813EF" w:rsidP="003813EF">
            <w:pPr>
              <w:jc w:val="center"/>
              <w:rPr>
                <w:sz w:val="24"/>
                <w:szCs w:val="24"/>
                <w:lang w:val="en-US"/>
              </w:rPr>
            </w:pPr>
          </w:p>
        </w:tc>
        <w:tc>
          <w:tcPr>
            <w:tcW w:w="1209" w:type="dxa"/>
            <w:shd w:val="clear" w:color="auto" w:fill="F2F2F2" w:themeFill="background1" w:themeFillShade="F2"/>
            <w:vAlign w:val="center"/>
          </w:tcPr>
          <w:p w:rsidR="003813EF" w:rsidRPr="003813EF" w:rsidRDefault="003813EF" w:rsidP="003813EF">
            <w:pPr>
              <w:jc w:val="center"/>
              <w:rPr>
                <w:sz w:val="24"/>
                <w:szCs w:val="24"/>
                <w:lang w:val="en-US"/>
              </w:rPr>
            </w:pPr>
            <w:r>
              <w:rPr>
                <w:sz w:val="24"/>
                <w:szCs w:val="24"/>
                <w:lang w:val="en-US"/>
              </w:rPr>
              <w:t>14</w:t>
            </w:r>
          </w:p>
        </w:tc>
        <w:tc>
          <w:tcPr>
            <w:tcW w:w="921" w:type="dxa"/>
            <w:shd w:val="clear" w:color="auto" w:fill="F2F2F2" w:themeFill="background1" w:themeFillShade="F2"/>
          </w:tcPr>
          <w:p w:rsidR="003813EF" w:rsidRPr="00C86D3F" w:rsidRDefault="003813EF" w:rsidP="003813EF">
            <w:pPr>
              <w:jc w:val="both"/>
              <w:rPr>
                <w:b/>
                <w:sz w:val="28"/>
                <w:szCs w:val="28"/>
                <w:lang w:val="en-US"/>
              </w:rPr>
            </w:pPr>
          </w:p>
        </w:tc>
      </w:tr>
      <w:tr w:rsidR="003813EF" w:rsidRPr="009955F8" w:rsidTr="00F56E6C">
        <w:trPr>
          <w:trHeight w:val="501"/>
          <w:jc w:val="center"/>
        </w:trPr>
        <w:tc>
          <w:tcPr>
            <w:tcW w:w="1615" w:type="dxa"/>
            <w:vMerge/>
            <w:shd w:val="clear" w:color="auto" w:fill="5B9BD5" w:themeFill="accent1"/>
          </w:tcPr>
          <w:p w:rsidR="003813EF" w:rsidRPr="009955F8" w:rsidRDefault="003813EF" w:rsidP="003813EF">
            <w:pPr>
              <w:jc w:val="both"/>
              <w:rPr>
                <w:b/>
                <w:color w:val="FFFFFF" w:themeColor="background1"/>
                <w:sz w:val="24"/>
              </w:rPr>
            </w:pPr>
          </w:p>
        </w:tc>
        <w:tc>
          <w:tcPr>
            <w:tcW w:w="600" w:type="dxa"/>
            <w:shd w:val="clear" w:color="auto" w:fill="323E4F" w:themeFill="text2" w:themeFillShade="BF"/>
            <w:vAlign w:val="center"/>
          </w:tcPr>
          <w:p w:rsidR="003813EF" w:rsidRPr="009955F8" w:rsidRDefault="003813EF" w:rsidP="003813EF">
            <w:pPr>
              <w:jc w:val="center"/>
              <w:rPr>
                <w:b/>
                <w:sz w:val="24"/>
                <w:szCs w:val="24"/>
                <w:lang w:val="en-US"/>
              </w:rPr>
            </w:pPr>
            <w:r w:rsidRPr="009955F8">
              <w:rPr>
                <w:b/>
                <w:sz w:val="24"/>
                <w:szCs w:val="24"/>
                <w:lang w:val="en-US"/>
              </w:rPr>
              <w:t>4</w:t>
            </w:r>
          </w:p>
        </w:tc>
        <w:tc>
          <w:tcPr>
            <w:tcW w:w="600" w:type="dxa"/>
            <w:vAlign w:val="center"/>
          </w:tcPr>
          <w:p w:rsidR="003813EF" w:rsidRPr="009955F8" w:rsidRDefault="003813EF" w:rsidP="003813EF">
            <w:pPr>
              <w:jc w:val="center"/>
              <w:rPr>
                <w:sz w:val="24"/>
                <w:szCs w:val="24"/>
              </w:rPr>
            </w:pPr>
          </w:p>
        </w:tc>
        <w:tc>
          <w:tcPr>
            <w:tcW w:w="600" w:type="dxa"/>
            <w:vAlign w:val="center"/>
          </w:tcPr>
          <w:p w:rsidR="003813EF" w:rsidRPr="009955F8" w:rsidRDefault="003813EF" w:rsidP="003813EF">
            <w:pPr>
              <w:jc w:val="center"/>
              <w:rPr>
                <w:sz w:val="24"/>
                <w:szCs w:val="24"/>
              </w:rPr>
            </w:pPr>
          </w:p>
        </w:tc>
        <w:tc>
          <w:tcPr>
            <w:tcW w:w="601" w:type="dxa"/>
            <w:vAlign w:val="center"/>
          </w:tcPr>
          <w:p w:rsidR="003813EF" w:rsidRPr="009955F8" w:rsidRDefault="003813EF" w:rsidP="003813EF">
            <w:pPr>
              <w:jc w:val="center"/>
              <w:rPr>
                <w:sz w:val="24"/>
                <w:szCs w:val="24"/>
              </w:rPr>
            </w:pPr>
          </w:p>
        </w:tc>
        <w:tc>
          <w:tcPr>
            <w:tcW w:w="601" w:type="dxa"/>
            <w:vAlign w:val="center"/>
          </w:tcPr>
          <w:p w:rsidR="003813EF" w:rsidRPr="009955F8" w:rsidRDefault="003813EF" w:rsidP="003813EF">
            <w:pPr>
              <w:jc w:val="center"/>
              <w:rPr>
                <w:sz w:val="24"/>
                <w:szCs w:val="24"/>
              </w:rPr>
            </w:pPr>
          </w:p>
        </w:tc>
        <w:tc>
          <w:tcPr>
            <w:tcW w:w="601" w:type="dxa"/>
            <w:vAlign w:val="center"/>
          </w:tcPr>
          <w:p w:rsidR="003813EF" w:rsidRPr="009955F8" w:rsidRDefault="003813EF" w:rsidP="003813EF">
            <w:pPr>
              <w:jc w:val="center"/>
              <w:rPr>
                <w:sz w:val="24"/>
                <w:szCs w:val="24"/>
              </w:rPr>
            </w:pPr>
          </w:p>
        </w:tc>
        <w:tc>
          <w:tcPr>
            <w:tcW w:w="601" w:type="dxa"/>
            <w:vAlign w:val="center"/>
          </w:tcPr>
          <w:p w:rsidR="003813EF" w:rsidRPr="009955F8" w:rsidRDefault="003813EF" w:rsidP="003813EF">
            <w:pPr>
              <w:jc w:val="center"/>
              <w:rPr>
                <w:sz w:val="24"/>
                <w:szCs w:val="24"/>
              </w:rPr>
            </w:pPr>
          </w:p>
        </w:tc>
        <w:tc>
          <w:tcPr>
            <w:tcW w:w="634" w:type="dxa"/>
            <w:vAlign w:val="center"/>
          </w:tcPr>
          <w:p w:rsidR="003813EF" w:rsidRPr="009955F8" w:rsidRDefault="003813EF" w:rsidP="003813EF">
            <w:pPr>
              <w:jc w:val="center"/>
              <w:rPr>
                <w:sz w:val="24"/>
                <w:szCs w:val="24"/>
              </w:rPr>
            </w:pPr>
          </w:p>
        </w:tc>
        <w:tc>
          <w:tcPr>
            <w:tcW w:w="922" w:type="dxa"/>
            <w:shd w:val="clear" w:color="auto" w:fill="F2F2F2" w:themeFill="background1" w:themeFillShade="F2"/>
            <w:vAlign w:val="center"/>
          </w:tcPr>
          <w:p w:rsidR="003813EF" w:rsidRPr="009955F8" w:rsidRDefault="003813EF" w:rsidP="003813EF">
            <w:pPr>
              <w:jc w:val="center"/>
              <w:rPr>
                <w:sz w:val="24"/>
                <w:szCs w:val="24"/>
              </w:rPr>
            </w:pPr>
          </w:p>
        </w:tc>
        <w:tc>
          <w:tcPr>
            <w:tcW w:w="1209" w:type="dxa"/>
            <w:shd w:val="clear" w:color="auto" w:fill="F2F2F2" w:themeFill="background1" w:themeFillShade="F2"/>
            <w:vAlign w:val="center"/>
          </w:tcPr>
          <w:p w:rsidR="003813EF" w:rsidRPr="003813EF" w:rsidRDefault="003813EF" w:rsidP="003813EF">
            <w:pPr>
              <w:jc w:val="center"/>
              <w:rPr>
                <w:sz w:val="24"/>
                <w:szCs w:val="24"/>
                <w:lang w:val="en-US"/>
              </w:rPr>
            </w:pPr>
            <w:r>
              <w:rPr>
                <w:sz w:val="24"/>
                <w:szCs w:val="24"/>
                <w:lang w:val="en-US"/>
              </w:rPr>
              <w:t>25</w:t>
            </w:r>
          </w:p>
        </w:tc>
        <w:tc>
          <w:tcPr>
            <w:tcW w:w="921" w:type="dxa"/>
            <w:shd w:val="clear" w:color="auto" w:fill="F2F2F2" w:themeFill="background1" w:themeFillShade="F2"/>
          </w:tcPr>
          <w:p w:rsidR="003813EF" w:rsidRPr="00C86D3F" w:rsidRDefault="003813EF" w:rsidP="003813EF">
            <w:pPr>
              <w:jc w:val="both"/>
              <w:rPr>
                <w:b/>
                <w:sz w:val="28"/>
                <w:szCs w:val="28"/>
                <w:lang w:val="en-US"/>
              </w:rPr>
            </w:pPr>
          </w:p>
        </w:tc>
      </w:tr>
      <w:tr w:rsidR="003813EF" w:rsidRPr="009955F8" w:rsidTr="00F56E6C">
        <w:trPr>
          <w:trHeight w:val="501"/>
          <w:jc w:val="center"/>
        </w:trPr>
        <w:tc>
          <w:tcPr>
            <w:tcW w:w="1615" w:type="dxa"/>
            <w:vMerge/>
            <w:shd w:val="clear" w:color="auto" w:fill="5B9BD5" w:themeFill="accent1"/>
          </w:tcPr>
          <w:p w:rsidR="003813EF" w:rsidRPr="009955F8" w:rsidRDefault="003813EF" w:rsidP="003813EF">
            <w:pPr>
              <w:jc w:val="both"/>
              <w:rPr>
                <w:b/>
                <w:color w:val="FFFFFF" w:themeColor="background1"/>
                <w:sz w:val="24"/>
              </w:rPr>
            </w:pPr>
          </w:p>
        </w:tc>
        <w:tc>
          <w:tcPr>
            <w:tcW w:w="600" w:type="dxa"/>
            <w:shd w:val="clear" w:color="auto" w:fill="323E4F" w:themeFill="text2" w:themeFillShade="BF"/>
            <w:vAlign w:val="center"/>
          </w:tcPr>
          <w:p w:rsidR="003813EF" w:rsidRPr="000E5C11" w:rsidRDefault="003813EF" w:rsidP="003813EF">
            <w:pPr>
              <w:jc w:val="center"/>
              <w:rPr>
                <w:b/>
                <w:sz w:val="24"/>
                <w:szCs w:val="24"/>
              </w:rPr>
            </w:pPr>
            <w:r>
              <w:rPr>
                <w:b/>
                <w:sz w:val="24"/>
                <w:szCs w:val="24"/>
              </w:rPr>
              <w:t>5</w:t>
            </w:r>
          </w:p>
        </w:tc>
        <w:tc>
          <w:tcPr>
            <w:tcW w:w="600" w:type="dxa"/>
            <w:vAlign w:val="center"/>
          </w:tcPr>
          <w:p w:rsidR="003813EF" w:rsidRPr="009955F8" w:rsidRDefault="003813EF" w:rsidP="003813EF">
            <w:pPr>
              <w:jc w:val="center"/>
              <w:rPr>
                <w:sz w:val="24"/>
                <w:szCs w:val="24"/>
              </w:rPr>
            </w:pPr>
          </w:p>
        </w:tc>
        <w:tc>
          <w:tcPr>
            <w:tcW w:w="600" w:type="dxa"/>
            <w:vAlign w:val="center"/>
          </w:tcPr>
          <w:p w:rsidR="003813EF" w:rsidRPr="009955F8" w:rsidRDefault="003813EF" w:rsidP="003813EF">
            <w:pPr>
              <w:jc w:val="center"/>
              <w:rPr>
                <w:sz w:val="24"/>
                <w:szCs w:val="24"/>
              </w:rPr>
            </w:pPr>
          </w:p>
        </w:tc>
        <w:tc>
          <w:tcPr>
            <w:tcW w:w="601" w:type="dxa"/>
            <w:vAlign w:val="center"/>
          </w:tcPr>
          <w:p w:rsidR="003813EF" w:rsidRPr="009955F8" w:rsidRDefault="003813EF" w:rsidP="003813EF">
            <w:pPr>
              <w:jc w:val="center"/>
              <w:rPr>
                <w:sz w:val="24"/>
                <w:szCs w:val="24"/>
              </w:rPr>
            </w:pPr>
          </w:p>
        </w:tc>
        <w:tc>
          <w:tcPr>
            <w:tcW w:w="601" w:type="dxa"/>
            <w:vAlign w:val="center"/>
          </w:tcPr>
          <w:p w:rsidR="003813EF" w:rsidRPr="009955F8" w:rsidRDefault="003813EF" w:rsidP="003813EF">
            <w:pPr>
              <w:jc w:val="center"/>
              <w:rPr>
                <w:sz w:val="24"/>
                <w:szCs w:val="24"/>
              </w:rPr>
            </w:pPr>
          </w:p>
        </w:tc>
        <w:tc>
          <w:tcPr>
            <w:tcW w:w="601" w:type="dxa"/>
            <w:vAlign w:val="center"/>
          </w:tcPr>
          <w:p w:rsidR="003813EF" w:rsidRPr="009955F8" w:rsidRDefault="003813EF" w:rsidP="003813EF">
            <w:pPr>
              <w:jc w:val="center"/>
              <w:rPr>
                <w:sz w:val="24"/>
                <w:szCs w:val="24"/>
              </w:rPr>
            </w:pPr>
          </w:p>
        </w:tc>
        <w:tc>
          <w:tcPr>
            <w:tcW w:w="601" w:type="dxa"/>
            <w:vAlign w:val="center"/>
          </w:tcPr>
          <w:p w:rsidR="003813EF" w:rsidRDefault="003813EF" w:rsidP="003813EF">
            <w:pPr>
              <w:jc w:val="center"/>
              <w:rPr>
                <w:sz w:val="24"/>
                <w:szCs w:val="24"/>
              </w:rPr>
            </w:pPr>
          </w:p>
        </w:tc>
        <w:tc>
          <w:tcPr>
            <w:tcW w:w="634" w:type="dxa"/>
            <w:vAlign w:val="center"/>
          </w:tcPr>
          <w:p w:rsidR="003813EF" w:rsidRPr="009955F8" w:rsidRDefault="003813EF" w:rsidP="003813EF">
            <w:pPr>
              <w:jc w:val="center"/>
              <w:rPr>
                <w:sz w:val="24"/>
                <w:szCs w:val="24"/>
              </w:rPr>
            </w:pPr>
          </w:p>
        </w:tc>
        <w:tc>
          <w:tcPr>
            <w:tcW w:w="922" w:type="dxa"/>
            <w:shd w:val="clear" w:color="auto" w:fill="F2F2F2" w:themeFill="background1" w:themeFillShade="F2"/>
            <w:vAlign w:val="center"/>
          </w:tcPr>
          <w:p w:rsidR="003813EF" w:rsidRDefault="003813EF" w:rsidP="003813EF">
            <w:pPr>
              <w:jc w:val="center"/>
              <w:rPr>
                <w:sz w:val="24"/>
                <w:szCs w:val="24"/>
              </w:rPr>
            </w:pPr>
          </w:p>
        </w:tc>
        <w:tc>
          <w:tcPr>
            <w:tcW w:w="1209" w:type="dxa"/>
            <w:shd w:val="clear" w:color="auto" w:fill="F2F2F2" w:themeFill="background1" w:themeFillShade="F2"/>
            <w:vAlign w:val="center"/>
          </w:tcPr>
          <w:p w:rsidR="003813EF" w:rsidRPr="003813EF" w:rsidRDefault="003813EF" w:rsidP="003813EF">
            <w:pPr>
              <w:jc w:val="center"/>
              <w:rPr>
                <w:sz w:val="24"/>
                <w:szCs w:val="24"/>
                <w:lang w:val="en-US"/>
              </w:rPr>
            </w:pPr>
            <w:r>
              <w:rPr>
                <w:sz w:val="24"/>
                <w:szCs w:val="24"/>
                <w:lang w:val="en-US"/>
              </w:rPr>
              <w:t>29</w:t>
            </w:r>
          </w:p>
        </w:tc>
        <w:tc>
          <w:tcPr>
            <w:tcW w:w="921" w:type="dxa"/>
            <w:shd w:val="clear" w:color="auto" w:fill="F2F2F2" w:themeFill="background1" w:themeFillShade="F2"/>
          </w:tcPr>
          <w:p w:rsidR="003813EF" w:rsidRPr="00A57976" w:rsidRDefault="003813EF" w:rsidP="003813EF">
            <w:pPr>
              <w:jc w:val="both"/>
              <w:rPr>
                <w:b/>
                <w:sz w:val="28"/>
                <w:szCs w:val="28"/>
              </w:rPr>
            </w:pPr>
          </w:p>
        </w:tc>
      </w:tr>
      <w:tr w:rsidR="003813EF" w:rsidRPr="009955F8" w:rsidTr="00F56E6C">
        <w:trPr>
          <w:trHeight w:val="501"/>
          <w:jc w:val="center"/>
        </w:trPr>
        <w:tc>
          <w:tcPr>
            <w:tcW w:w="1615" w:type="dxa"/>
            <w:vMerge/>
            <w:shd w:val="clear" w:color="auto" w:fill="5B9BD5" w:themeFill="accent1"/>
          </w:tcPr>
          <w:p w:rsidR="003813EF" w:rsidRPr="009955F8" w:rsidRDefault="003813EF" w:rsidP="003813EF">
            <w:pPr>
              <w:jc w:val="both"/>
              <w:rPr>
                <w:b/>
                <w:color w:val="FFFFFF" w:themeColor="background1"/>
                <w:sz w:val="24"/>
              </w:rPr>
            </w:pPr>
          </w:p>
        </w:tc>
        <w:tc>
          <w:tcPr>
            <w:tcW w:w="600" w:type="dxa"/>
            <w:shd w:val="clear" w:color="auto" w:fill="323E4F" w:themeFill="text2" w:themeFillShade="BF"/>
            <w:vAlign w:val="center"/>
          </w:tcPr>
          <w:p w:rsidR="003813EF" w:rsidRDefault="003813EF" w:rsidP="003813EF">
            <w:pPr>
              <w:jc w:val="center"/>
              <w:rPr>
                <w:b/>
                <w:sz w:val="24"/>
                <w:szCs w:val="24"/>
              </w:rPr>
            </w:pPr>
            <w:r>
              <w:rPr>
                <w:b/>
                <w:sz w:val="24"/>
                <w:szCs w:val="24"/>
              </w:rPr>
              <w:t>6</w:t>
            </w:r>
          </w:p>
        </w:tc>
        <w:tc>
          <w:tcPr>
            <w:tcW w:w="600" w:type="dxa"/>
            <w:vAlign w:val="center"/>
          </w:tcPr>
          <w:p w:rsidR="003813EF" w:rsidRPr="009955F8" w:rsidRDefault="003813EF" w:rsidP="003813EF">
            <w:pPr>
              <w:jc w:val="center"/>
              <w:rPr>
                <w:sz w:val="24"/>
                <w:szCs w:val="24"/>
              </w:rPr>
            </w:pPr>
          </w:p>
        </w:tc>
        <w:tc>
          <w:tcPr>
            <w:tcW w:w="600" w:type="dxa"/>
            <w:vAlign w:val="center"/>
          </w:tcPr>
          <w:p w:rsidR="003813EF" w:rsidRPr="009955F8" w:rsidRDefault="003813EF" w:rsidP="003813EF">
            <w:pPr>
              <w:jc w:val="center"/>
              <w:rPr>
                <w:sz w:val="24"/>
                <w:szCs w:val="24"/>
              </w:rPr>
            </w:pPr>
          </w:p>
        </w:tc>
        <w:tc>
          <w:tcPr>
            <w:tcW w:w="601" w:type="dxa"/>
            <w:vAlign w:val="center"/>
          </w:tcPr>
          <w:p w:rsidR="003813EF" w:rsidRPr="009955F8" w:rsidRDefault="003813EF" w:rsidP="003813EF">
            <w:pPr>
              <w:jc w:val="center"/>
              <w:rPr>
                <w:sz w:val="24"/>
                <w:szCs w:val="24"/>
              </w:rPr>
            </w:pPr>
          </w:p>
        </w:tc>
        <w:tc>
          <w:tcPr>
            <w:tcW w:w="601" w:type="dxa"/>
            <w:vAlign w:val="center"/>
          </w:tcPr>
          <w:p w:rsidR="003813EF" w:rsidRPr="009955F8" w:rsidRDefault="003813EF" w:rsidP="003813EF">
            <w:pPr>
              <w:jc w:val="center"/>
              <w:rPr>
                <w:sz w:val="24"/>
                <w:szCs w:val="24"/>
              </w:rPr>
            </w:pPr>
          </w:p>
        </w:tc>
        <w:tc>
          <w:tcPr>
            <w:tcW w:w="601" w:type="dxa"/>
            <w:vAlign w:val="center"/>
          </w:tcPr>
          <w:p w:rsidR="003813EF" w:rsidRPr="009955F8" w:rsidRDefault="003813EF" w:rsidP="003813EF">
            <w:pPr>
              <w:jc w:val="center"/>
              <w:rPr>
                <w:sz w:val="24"/>
                <w:szCs w:val="24"/>
              </w:rPr>
            </w:pPr>
          </w:p>
        </w:tc>
        <w:tc>
          <w:tcPr>
            <w:tcW w:w="601" w:type="dxa"/>
            <w:vAlign w:val="center"/>
          </w:tcPr>
          <w:p w:rsidR="003813EF" w:rsidRDefault="003813EF" w:rsidP="003813EF">
            <w:pPr>
              <w:jc w:val="center"/>
              <w:rPr>
                <w:sz w:val="24"/>
                <w:szCs w:val="24"/>
              </w:rPr>
            </w:pPr>
          </w:p>
        </w:tc>
        <w:tc>
          <w:tcPr>
            <w:tcW w:w="634" w:type="dxa"/>
            <w:vAlign w:val="center"/>
          </w:tcPr>
          <w:p w:rsidR="003813EF" w:rsidRPr="009955F8" w:rsidRDefault="003813EF" w:rsidP="003813EF">
            <w:pPr>
              <w:jc w:val="center"/>
              <w:rPr>
                <w:sz w:val="24"/>
                <w:szCs w:val="24"/>
              </w:rPr>
            </w:pPr>
          </w:p>
        </w:tc>
        <w:tc>
          <w:tcPr>
            <w:tcW w:w="922" w:type="dxa"/>
            <w:shd w:val="clear" w:color="auto" w:fill="F2F2F2" w:themeFill="background1" w:themeFillShade="F2"/>
            <w:vAlign w:val="center"/>
          </w:tcPr>
          <w:p w:rsidR="003813EF" w:rsidRDefault="003813EF" w:rsidP="003813EF">
            <w:pPr>
              <w:jc w:val="center"/>
              <w:rPr>
                <w:sz w:val="24"/>
                <w:szCs w:val="24"/>
              </w:rPr>
            </w:pPr>
          </w:p>
        </w:tc>
        <w:tc>
          <w:tcPr>
            <w:tcW w:w="1209" w:type="dxa"/>
            <w:shd w:val="clear" w:color="auto" w:fill="F2F2F2" w:themeFill="background1" w:themeFillShade="F2"/>
            <w:vAlign w:val="center"/>
          </w:tcPr>
          <w:p w:rsidR="003813EF" w:rsidRPr="003813EF" w:rsidRDefault="003813EF" w:rsidP="003813EF">
            <w:pPr>
              <w:jc w:val="center"/>
              <w:rPr>
                <w:sz w:val="24"/>
                <w:szCs w:val="24"/>
                <w:lang w:val="en-US"/>
              </w:rPr>
            </w:pPr>
            <w:r>
              <w:rPr>
                <w:sz w:val="24"/>
                <w:szCs w:val="24"/>
                <w:lang w:val="en-US"/>
              </w:rPr>
              <w:t>12</w:t>
            </w:r>
          </w:p>
        </w:tc>
        <w:tc>
          <w:tcPr>
            <w:tcW w:w="921" w:type="dxa"/>
            <w:shd w:val="clear" w:color="auto" w:fill="F2F2F2" w:themeFill="background1" w:themeFillShade="F2"/>
          </w:tcPr>
          <w:p w:rsidR="003813EF" w:rsidRPr="00C86D3F" w:rsidRDefault="003813EF" w:rsidP="003813EF">
            <w:pPr>
              <w:jc w:val="both"/>
              <w:rPr>
                <w:b/>
                <w:sz w:val="28"/>
                <w:szCs w:val="28"/>
                <w:lang w:val="en-US"/>
              </w:rPr>
            </w:pPr>
          </w:p>
        </w:tc>
      </w:tr>
      <w:tr w:rsidR="003813EF" w:rsidRPr="009955F8" w:rsidTr="00F56E6C">
        <w:trPr>
          <w:cantSplit/>
          <w:trHeight w:val="1285"/>
          <w:jc w:val="center"/>
        </w:trPr>
        <w:tc>
          <w:tcPr>
            <w:tcW w:w="1615" w:type="dxa"/>
            <w:shd w:val="clear" w:color="auto" w:fill="5B9BD5" w:themeFill="accent1"/>
            <w:textDirection w:val="btLr"/>
            <w:vAlign w:val="center"/>
          </w:tcPr>
          <w:p w:rsidR="003813EF" w:rsidRPr="009955F8" w:rsidRDefault="003813EF" w:rsidP="003813EF">
            <w:pPr>
              <w:ind w:left="113" w:right="113"/>
              <w:jc w:val="center"/>
              <w:rPr>
                <w:b/>
                <w:color w:val="FFFFFF" w:themeColor="background1"/>
                <w:sz w:val="24"/>
              </w:rPr>
            </w:pPr>
            <w:r w:rsidRPr="009955F8">
              <w:rPr>
                <w:b/>
                <w:color w:val="FFFFFF" w:themeColor="background1"/>
                <w:sz w:val="24"/>
              </w:rPr>
              <w:t>Итого баллов за критерий</w:t>
            </w:r>
          </w:p>
        </w:tc>
        <w:tc>
          <w:tcPr>
            <w:tcW w:w="600" w:type="dxa"/>
            <w:shd w:val="clear" w:color="auto" w:fill="323E4F" w:themeFill="text2" w:themeFillShade="BF"/>
          </w:tcPr>
          <w:p w:rsidR="003813EF" w:rsidRPr="009955F8" w:rsidRDefault="003813EF" w:rsidP="003813EF">
            <w:pPr>
              <w:jc w:val="both"/>
            </w:pPr>
          </w:p>
        </w:tc>
        <w:tc>
          <w:tcPr>
            <w:tcW w:w="600" w:type="dxa"/>
            <w:shd w:val="clear" w:color="auto" w:fill="F2F2F2" w:themeFill="background1" w:themeFillShade="F2"/>
            <w:vAlign w:val="center"/>
          </w:tcPr>
          <w:p w:rsidR="003813EF" w:rsidRPr="00C86D3F" w:rsidRDefault="003813EF" w:rsidP="003813EF">
            <w:pPr>
              <w:jc w:val="center"/>
              <w:rPr>
                <w:lang w:val="en-US"/>
              </w:rPr>
            </w:pPr>
            <w:r>
              <w:rPr>
                <w:lang w:val="en-US"/>
              </w:rPr>
              <w:t>5</w:t>
            </w:r>
          </w:p>
        </w:tc>
        <w:tc>
          <w:tcPr>
            <w:tcW w:w="600" w:type="dxa"/>
            <w:shd w:val="clear" w:color="auto" w:fill="F2F2F2" w:themeFill="background1" w:themeFillShade="F2"/>
            <w:vAlign w:val="center"/>
          </w:tcPr>
          <w:p w:rsidR="003813EF" w:rsidRPr="003813EF" w:rsidRDefault="003813EF" w:rsidP="003813EF">
            <w:pPr>
              <w:jc w:val="center"/>
              <w:rPr>
                <w:lang w:val="en-US"/>
              </w:rPr>
            </w:pPr>
            <w:r>
              <w:rPr>
                <w:lang w:val="en-US"/>
              </w:rPr>
              <w:t>10</w:t>
            </w:r>
          </w:p>
        </w:tc>
        <w:tc>
          <w:tcPr>
            <w:tcW w:w="601" w:type="dxa"/>
            <w:shd w:val="clear" w:color="auto" w:fill="F2F2F2" w:themeFill="background1" w:themeFillShade="F2"/>
            <w:vAlign w:val="center"/>
          </w:tcPr>
          <w:p w:rsidR="003813EF" w:rsidRPr="00C86D3F" w:rsidRDefault="003813EF" w:rsidP="003813EF">
            <w:pPr>
              <w:jc w:val="center"/>
              <w:rPr>
                <w:lang w:val="en-US"/>
              </w:rPr>
            </w:pPr>
            <w:r>
              <w:rPr>
                <w:lang w:val="en-US"/>
              </w:rPr>
              <w:t>28</w:t>
            </w:r>
          </w:p>
        </w:tc>
        <w:tc>
          <w:tcPr>
            <w:tcW w:w="601" w:type="dxa"/>
            <w:shd w:val="clear" w:color="auto" w:fill="F2F2F2" w:themeFill="background1" w:themeFillShade="F2"/>
            <w:vAlign w:val="center"/>
          </w:tcPr>
          <w:p w:rsidR="003813EF" w:rsidRPr="003813EF" w:rsidRDefault="003813EF" w:rsidP="003813EF">
            <w:pPr>
              <w:jc w:val="center"/>
              <w:rPr>
                <w:lang w:val="en-US"/>
              </w:rPr>
            </w:pPr>
            <w:r>
              <w:rPr>
                <w:lang w:val="en-US"/>
              </w:rPr>
              <w:t>33</w:t>
            </w:r>
          </w:p>
        </w:tc>
        <w:tc>
          <w:tcPr>
            <w:tcW w:w="601" w:type="dxa"/>
            <w:shd w:val="clear" w:color="auto" w:fill="F2F2F2" w:themeFill="background1" w:themeFillShade="F2"/>
            <w:vAlign w:val="center"/>
          </w:tcPr>
          <w:p w:rsidR="003813EF" w:rsidRPr="003813EF" w:rsidRDefault="003813EF" w:rsidP="003813EF">
            <w:pPr>
              <w:jc w:val="center"/>
              <w:rPr>
                <w:lang w:val="en-US"/>
              </w:rPr>
            </w:pPr>
            <w:r>
              <w:rPr>
                <w:lang w:val="en-US"/>
              </w:rPr>
              <w:t>11</w:t>
            </w:r>
          </w:p>
        </w:tc>
        <w:tc>
          <w:tcPr>
            <w:tcW w:w="601" w:type="dxa"/>
            <w:shd w:val="clear" w:color="auto" w:fill="F2F2F2" w:themeFill="background1" w:themeFillShade="F2"/>
            <w:vAlign w:val="center"/>
          </w:tcPr>
          <w:p w:rsidR="003813EF" w:rsidRPr="00C86D3F" w:rsidRDefault="003813EF" w:rsidP="003813EF">
            <w:pPr>
              <w:jc w:val="center"/>
              <w:rPr>
                <w:lang w:val="en-US"/>
              </w:rPr>
            </w:pPr>
            <w:r>
              <w:rPr>
                <w:lang w:val="en-US"/>
              </w:rPr>
              <w:t>8</w:t>
            </w:r>
          </w:p>
        </w:tc>
        <w:tc>
          <w:tcPr>
            <w:tcW w:w="634" w:type="dxa"/>
            <w:shd w:val="clear" w:color="auto" w:fill="F2F2F2" w:themeFill="background1" w:themeFillShade="F2"/>
            <w:vAlign w:val="center"/>
          </w:tcPr>
          <w:p w:rsidR="003813EF" w:rsidRPr="003813EF" w:rsidRDefault="003813EF" w:rsidP="003813EF">
            <w:pPr>
              <w:jc w:val="center"/>
              <w:rPr>
                <w:lang w:val="en-US"/>
              </w:rPr>
            </w:pPr>
            <w:r>
              <w:rPr>
                <w:lang w:val="en-US"/>
              </w:rPr>
              <w:t>5</w:t>
            </w:r>
          </w:p>
        </w:tc>
        <w:tc>
          <w:tcPr>
            <w:tcW w:w="922" w:type="dxa"/>
            <w:shd w:val="clear" w:color="auto" w:fill="F2F2F2" w:themeFill="background1" w:themeFillShade="F2"/>
            <w:vAlign w:val="center"/>
          </w:tcPr>
          <w:p w:rsidR="003813EF" w:rsidRPr="009955F8" w:rsidRDefault="003813EF" w:rsidP="003813EF">
            <w:pPr>
              <w:jc w:val="center"/>
              <w:rPr>
                <w:sz w:val="24"/>
                <w:szCs w:val="24"/>
              </w:rPr>
            </w:pPr>
            <w:r>
              <w:rPr>
                <w:sz w:val="24"/>
                <w:szCs w:val="24"/>
              </w:rPr>
              <w:t>100</w:t>
            </w:r>
          </w:p>
        </w:tc>
        <w:tc>
          <w:tcPr>
            <w:tcW w:w="1209" w:type="dxa"/>
            <w:shd w:val="clear" w:color="auto" w:fill="F2F2F2" w:themeFill="background1" w:themeFillShade="F2"/>
            <w:vAlign w:val="center"/>
          </w:tcPr>
          <w:p w:rsidR="003813EF" w:rsidRPr="003813EF" w:rsidRDefault="003813EF" w:rsidP="003813EF">
            <w:pPr>
              <w:jc w:val="center"/>
              <w:rPr>
                <w:sz w:val="24"/>
                <w:szCs w:val="24"/>
                <w:lang w:val="en-US"/>
              </w:rPr>
            </w:pPr>
            <w:r>
              <w:rPr>
                <w:sz w:val="24"/>
                <w:szCs w:val="24"/>
                <w:lang w:val="en-US"/>
              </w:rPr>
              <w:t>100</w:t>
            </w:r>
          </w:p>
        </w:tc>
        <w:tc>
          <w:tcPr>
            <w:tcW w:w="921" w:type="dxa"/>
            <w:shd w:val="clear" w:color="auto" w:fill="F2F2F2" w:themeFill="background1" w:themeFillShade="F2"/>
          </w:tcPr>
          <w:p w:rsidR="003813EF" w:rsidRPr="00A57976" w:rsidRDefault="003813EF" w:rsidP="003813EF">
            <w:pPr>
              <w:jc w:val="both"/>
              <w:rPr>
                <w:b/>
                <w:sz w:val="28"/>
                <w:szCs w:val="28"/>
              </w:rPr>
            </w:pPr>
          </w:p>
        </w:tc>
      </w:tr>
      <w:tr w:rsidR="003813EF" w:rsidRPr="009955F8" w:rsidTr="00F56E6C">
        <w:trPr>
          <w:cantSplit/>
          <w:trHeight w:val="1285"/>
          <w:jc w:val="center"/>
        </w:trPr>
        <w:tc>
          <w:tcPr>
            <w:tcW w:w="1615" w:type="dxa"/>
            <w:shd w:val="clear" w:color="auto" w:fill="5B9BD5" w:themeFill="accent1"/>
            <w:textDirection w:val="btLr"/>
            <w:vAlign w:val="center"/>
          </w:tcPr>
          <w:p w:rsidR="003813EF" w:rsidRPr="009955F8" w:rsidRDefault="003813EF" w:rsidP="003813EF">
            <w:pPr>
              <w:ind w:left="113" w:right="113"/>
              <w:jc w:val="center"/>
              <w:rPr>
                <w:b/>
                <w:color w:val="FFFFFF" w:themeColor="background1"/>
                <w:sz w:val="24"/>
              </w:rPr>
            </w:pPr>
          </w:p>
        </w:tc>
        <w:tc>
          <w:tcPr>
            <w:tcW w:w="600" w:type="dxa"/>
            <w:shd w:val="clear" w:color="auto" w:fill="323E4F" w:themeFill="text2" w:themeFillShade="BF"/>
          </w:tcPr>
          <w:p w:rsidR="003813EF" w:rsidRPr="009955F8" w:rsidRDefault="003813EF" w:rsidP="003813EF">
            <w:pPr>
              <w:jc w:val="both"/>
            </w:pPr>
          </w:p>
        </w:tc>
        <w:tc>
          <w:tcPr>
            <w:tcW w:w="600" w:type="dxa"/>
            <w:shd w:val="clear" w:color="auto" w:fill="F2F2F2" w:themeFill="background1" w:themeFillShade="F2"/>
            <w:vAlign w:val="center"/>
          </w:tcPr>
          <w:p w:rsidR="003813EF" w:rsidRPr="00C86D3F" w:rsidRDefault="003813EF" w:rsidP="003813EF">
            <w:pPr>
              <w:jc w:val="center"/>
              <w:rPr>
                <w:lang w:val="en-US"/>
              </w:rPr>
            </w:pPr>
          </w:p>
        </w:tc>
        <w:tc>
          <w:tcPr>
            <w:tcW w:w="600" w:type="dxa"/>
            <w:shd w:val="clear" w:color="auto" w:fill="F2F2F2" w:themeFill="background1" w:themeFillShade="F2"/>
            <w:vAlign w:val="center"/>
          </w:tcPr>
          <w:p w:rsidR="003813EF" w:rsidRPr="009955F8" w:rsidRDefault="003813EF" w:rsidP="003813EF">
            <w:pPr>
              <w:jc w:val="center"/>
            </w:pPr>
          </w:p>
        </w:tc>
        <w:tc>
          <w:tcPr>
            <w:tcW w:w="601" w:type="dxa"/>
            <w:shd w:val="clear" w:color="auto" w:fill="F2F2F2" w:themeFill="background1" w:themeFillShade="F2"/>
            <w:vAlign w:val="center"/>
          </w:tcPr>
          <w:p w:rsidR="003813EF" w:rsidRPr="00C86D3F" w:rsidRDefault="003813EF" w:rsidP="003813EF">
            <w:pPr>
              <w:jc w:val="center"/>
              <w:rPr>
                <w:lang w:val="en-US"/>
              </w:rPr>
            </w:pPr>
          </w:p>
        </w:tc>
        <w:tc>
          <w:tcPr>
            <w:tcW w:w="601" w:type="dxa"/>
            <w:shd w:val="clear" w:color="auto" w:fill="F2F2F2" w:themeFill="background1" w:themeFillShade="F2"/>
            <w:vAlign w:val="center"/>
          </w:tcPr>
          <w:p w:rsidR="003813EF" w:rsidRPr="009955F8" w:rsidRDefault="003813EF" w:rsidP="003813EF">
            <w:pPr>
              <w:jc w:val="center"/>
            </w:pPr>
          </w:p>
        </w:tc>
        <w:tc>
          <w:tcPr>
            <w:tcW w:w="601" w:type="dxa"/>
            <w:shd w:val="clear" w:color="auto" w:fill="F2F2F2" w:themeFill="background1" w:themeFillShade="F2"/>
            <w:vAlign w:val="center"/>
          </w:tcPr>
          <w:p w:rsidR="003813EF" w:rsidRPr="009955F8" w:rsidRDefault="003813EF" w:rsidP="003813EF">
            <w:pPr>
              <w:jc w:val="center"/>
            </w:pPr>
          </w:p>
        </w:tc>
        <w:tc>
          <w:tcPr>
            <w:tcW w:w="601" w:type="dxa"/>
            <w:shd w:val="clear" w:color="auto" w:fill="F2F2F2" w:themeFill="background1" w:themeFillShade="F2"/>
            <w:vAlign w:val="center"/>
          </w:tcPr>
          <w:p w:rsidR="003813EF" w:rsidRPr="00C86D3F" w:rsidRDefault="003813EF" w:rsidP="003813EF">
            <w:pPr>
              <w:jc w:val="center"/>
              <w:rPr>
                <w:lang w:val="en-US"/>
              </w:rPr>
            </w:pPr>
          </w:p>
        </w:tc>
        <w:tc>
          <w:tcPr>
            <w:tcW w:w="634" w:type="dxa"/>
            <w:shd w:val="clear" w:color="auto" w:fill="F2F2F2" w:themeFill="background1" w:themeFillShade="F2"/>
            <w:vAlign w:val="center"/>
          </w:tcPr>
          <w:p w:rsidR="003813EF" w:rsidRPr="009955F8" w:rsidRDefault="003813EF" w:rsidP="003813EF">
            <w:pPr>
              <w:jc w:val="center"/>
            </w:pPr>
          </w:p>
        </w:tc>
        <w:tc>
          <w:tcPr>
            <w:tcW w:w="922" w:type="dxa"/>
            <w:shd w:val="clear" w:color="auto" w:fill="F2F2F2" w:themeFill="background1" w:themeFillShade="F2"/>
            <w:vAlign w:val="center"/>
          </w:tcPr>
          <w:p w:rsidR="003813EF" w:rsidRDefault="003813EF" w:rsidP="003813EF">
            <w:pPr>
              <w:jc w:val="center"/>
              <w:rPr>
                <w:sz w:val="24"/>
                <w:szCs w:val="24"/>
              </w:rPr>
            </w:pPr>
          </w:p>
        </w:tc>
        <w:tc>
          <w:tcPr>
            <w:tcW w:w="1209" w:type="dxa"/>
            <w:shd w:val="clear" w:color="auto" w:fill="F2F2F2" w:themeFill="background1" w:themeFillShade="F2"/>
            <w:vAlign w:val="center"/>
          </w:tcPr>
          <w:p w:rsidR="003813EF" w:rsidRPr="009955F8" w:rsidRDefault="003813EF" w:rsidP="003813EF">
            <w:pPr>
              <w:jc w:val="center"/>
              <w:rPr>
                <w:sz w:val="24"/>
                <w:szCs w:val="24"/>
              </w:rPr>
            </w:pPr>
          </w:p>
        </w:tc>
        <w:tc>
          <w:tcPr>
            <w:tcW w:w="921" w:type="dxa"/>
            <w:shd w:val="clear" w:color="auto" w:fill="F2F2F2" w:themeFill="background1" w:themeFillShade="F2"/>
          </w:tcPr>
          <w:p w:rsidR="003813EF" w:rsidRPr="00A57976" w:rsidRDefault="003813EF" w:rsidP="003813EF">
            <w:pPr>
              <w:jc w:val="both"/>
              <w:rPr>
                <w:b/>
                <w:sz w:val="28"/>
                <w:szCs w:val="28"/>
              </w:rPr>
            </w:pPr>
          </w:p>
        </w:tc>
      </w:tr>
    </w:tbl>
    <w:p w:rsidR="00DE39D8" w:rsidRPr="00A57976" w:rsidRDefault="00AA2B8A" w:rsidP="00A57976">
      <w:pPr>
        <w:pStyle w:val="-2"/>
        <w:spacing w:before="0" w:after="0"/>
        <w:ind w:firstLine="709"/>
        <w:rPr>
          <w:rFonts w:ascii="Times New Roman" w:hAnsi="Times New Roman"/>
          <w:szCs w:val="28"/>
        </w:rPr>
      </w:pPr>
      <w:bookmarkStart w:id="14" w:name="_Toc489607691"/>
      <w:r>
        <w:rPr>
          <w:rFonts w:ascii="Times New Roman" w:hAnsi="Times New Roman"/>
          <w:szCs w:val="28"/>
        </w:rPr>
        <w:lastRenderedPageBreak/>
        <w:t xml:space="preserve">4.5. </w:t>
      </w:r>
      <w:r w:rsidR="00DE39D8" w:rsidRPr="00A57976">
        <w:rPr>
          <w:rFonts w:ascii="Times New Roman" w:hAnsi="Times New Roman"/>
          <w:szCs w:val="28"/>
        </w:rPr>
        <w:t>МНЕНИЕ СУДЕЙ (СУДЕЙСКАЯ ОЦЕНКА)</w:t>
      </w:r>
      <w:bookmarkEnd w:id="14"/>
    </w:p>
    <w:p w:rsidR="00DE39D8" w:rsidRPr="00A57976" w:rsidRDefault="00DE39D8" w:rsidP="00A57976">
      <w:pPr>
        <w:pStyle w:val="af1"/>
        <w:widowControl/>
        <w:ind w:firstLine="709"/>
        <w:rPr>
          <w:rFonts w:ascii="Times New Roman" w:hAnsi="Times New Roman"/>
          <w:sz w:val="28"/>
          <w:szCs w:val="28"/>
          <w:lang w:val="ru-RU"/>
        </w:rPr>
      </w:pPr>
      <w:r w:rsidRPr="00A57976">
        <w:rPr>
          <w:rFonts w:ascii="Times New Roman" w:hAnsi="Times New Roman"/>
          <w:sz w:val="28"/>
          <w:szCs w:val="28"/>
          <w:lang w:val="ru-RU"/>
        </w:rPr>
        <w:t>При принятии решения используется шкала 0–3. Для четкого и последовательного применения шкалы судейское решение должно приниматься с учетом:</w:t>
      </w:r>
    </w:p>
    <w:p w:rsidR="00DE39D8" w:rsidRPr="00A57976" w:rsidRDefault="00DE39D8" w:rsidP="00C27EE6">
      <w:pPr>
        <w:pStyle w:val="af1"/>
        <w:widowControl/>
        <w:numPr>
          <w:ilvl w:val="0"/>
          <w:numId w:val="9"/>
        </w:numPr>
        <w:ind w:left="851"/>
        <w:rPr>
          <w:rFonts w:ascii="Times New Roman" w:hAnsi="Times New Roman"/>
          <w:sz w:val="28"/>
          <w:szCs w:val="28"/>
          <w:lang w:val="ru-RU"/>
        </w:rPr>
      </w:pPr>
      <w:r w:rsidRPr="00A57976">
        <w:rPr>
          <w:rFonts w:ascii="Times New Roman" w:hAnsi="Times New Roman"/>
          <w:sz w:val="28"/>
          <w:szCs w:val="28"/>
          <w:lang w:val="ru-RU"/>
        </w:rPr>
        <w:t>эталонов для сравнения (критериев) для подробного руководства по каждому аспекту</w:t>
      </w:r>
    </w:p>
    <w:p w:rsidR="00DE39D8" w:rsidRPr="00A57976" w:rsidRDefault="00DE39D8" w:rsidP="00C27EE6">
      <w:pPr>
        <w:pStyle w:val="af1"/>
        <w:widowControl/>
        <w:numPr>
          <w:ilvl w:val="0"/>
          <w:numId w:val="9"/>
        </w:numPr>
        <w:ind w:left="851"/>
        <w:rPr>
          <w:rFonts w:ascii="Times New Roman" w:hAnsi="Times New Roman"/>
          <w:sz w:val="28"/>
          <w:szCs w:val="28"/>
          <w:lang w:val="ru-RU"/>
        </w:rPr>
      </w:pPr>
      <w:r w:rsidRPr="00A57976">
        <w:rPr>
          <w:rFonts w:ascii="Times New Roman" w:hAnsi="Times New Roman"/>
          <w:sz w:val="28"/>
          <w:szCs w:val="28"/>
          <w:lang w:val="ru-RU"/>
        </w:rPr>
        <w:t>шкалы 0–3, где:</w:t>
      </w:r>
    </w:p>
    <w:p w:rsidR="00DE39D8" w:rsidRPr="00A57976" w:rsidRDefault="00DE39D8" w:rsidP="00C27EE6">
      <w:pPr>
        <w:pStyle w:val="af1"/>
        <w:widowControl/>
        <w:numPr>
          <w:ilvl w:val="0"/>
          <w:numId w:val="10"/>
        </w:numPr>
        <w:rPr>
          <w:rFonts w:ascii="Times New Roman" w:hAnsi="Times New Roman"/>
          <w:sz w:val="28"/>
          <w:szCs w:val="28"/>
          <w:lang w:val="ru-RU"/>
        </w:rPr>
      </w:pPr>
      <w:r w:rsidRPr="00A57976">
        <w:rPr>
          <w:rFonts w:ascii="Times New Roman" w:hAnsi="Times New Roman"/>
          <w:sz w:val="28"/>
          <w:szCs w:val="28"/>
          <w:lang w:val="ru-RU"/>
        </w:rPr>
        <w:t>0: исполнение не соответствует отраслевому стандарту;</w:t>
      </w:r>
    </w:p>
    <w:p w:rsidR="00DE39D8" w:rsidRPr="00A57976" w:rsidRDefault="00DE39D8" w:rsidP="00C27EE6">
      <w:pPr>
        <w:pStyle w:val="af1"/>
        <w:widowControl/>
        <w:numPr>
          <w:ilvl w:val="0"/>
          <w:numId w:val="10"/>
        </w:numPr>
        <w:rPr>
          <w:rFonts w:ascii="Times New Roman" w:hAnsi="Times New Roman"/>
          <w:sz w:val="28"/>
          <w:szCs w:val="28"/>
          <w:lang w:val="ru-RU"/>
        </w:rPr>
      </w:pPr>
      <w:r w:rsidRPr="00A57976">
        <w:rPr>
          <w:rFonts w:ascii="Times New Roman" w:hAnsi="Times New Roman"/>
          <w:sz w:val="28"/>
          <w:szCs w:val="28"/>
          <w:lang w:val="ru-RU"/>
        </w:rPr>
        <w:t>1: исполнение соответствует отраслевому стандарту;</w:t>
      </w:r>
    </w:p>
    <w:p w:rsidR="00DE39D8" w:rsidRPr="00A57976" w:rsidRDefault="00DE39D8" w:rsidP="00C27EE6">
      <w:pPr>
        <w:pStyle w:val="af1"/>
        <w:widowControl/>
        <w:numPr>
          <w:ilvl w:val="0"/>
          <w:numId w:val="10"/>
        </w:numPr>
        <w:rPr>
          <w:rFonts w:ascii="Times New Roman" w:hAnsi="Times New Roman"/>
          <w:sz w:val="28"/>
          <w:szCs w:val="28"/>
          <w:lang w:val="ru-RU"/>
        </w:rPr>
      </w:pPr>
      <w:r w:rsidRPr="00A57976">
        <w:rPr>
          <w:rFonts w:ascii="Times New Roman" w:hAnsi="Times New Roman"/>
          <w:sz w:val="28"/>
          <w:szCs w:val="28"/>
          <w:lang w:val="ru-RU"/>
        </w:rPr>
        <w:t>2: исполнение соответствует отраслевому стандарту и в некоторых отношениях превосходит его;</w:t>
      </w:r>
    </w:p>
    <w:p w:rsidR="00DE39D8" w:rsidRPr="00A57976" w:rsidRDefault="00DE39D8" w:rsidP="00C27EE6">
      <w:pPr>
        <w:pStyle w:val="af1"/>
        <w:widowControl/>
        <w:numPr>
          <w:ilvl w:val="0"/>
          <w:numId w:val="10"/>
        </w:numPr>
        <w:rPr>
          <w:rFonts w:ascii="Times New Roman" w:hAnsi="Times New Roman"/>
          <w:sz w:val="28"/>
          <w:szCs w:val="28"/>
          <w:lang w:val="ru-RU"/>
        </w:rPr>
      </w:pPr>
      <w:r w:rsidRPr="00A57976">
        <w:rPr>
          <w:rFonts w:ascii="Times New Roman" w:hAnsi="Times New Roman"/>
          <w:sz w:val="28"/>
          <w:szCs w:val="28"/>
          <w:lang w:val="ru-RU"/>
        </w:rPr>
        <w:t>3: исполнение полностью превосходит отраслевой стандарт и оценивается как отличное</w:t>
      </w:r>
    </w:p>
    <w:p w:rsidR="00DE39D8" w:rsidRPr="00A57976" w:rsidRDefault="00DE39D8" w:rsidP="00A57976">
      <w:pPr>
        <w:pStyle w:val="af1"/>
        <w:widowControl/>
        <w:ind w:firstLine="709"/>
        <w:rPr>
          <w:rFonts w:ascii="Times New Roman" w:hAnsi="Times New Roman"/>
          <w:sz w:val="28"/>
          <w:szCs w:val="28"/>
          <w:lang w:val="ru-RU"/>
        </w:rPr>
      </w:pPr>
      <w:r w:rsidRPr="00A57976">
        <w:rPr>
          <w:rFonts w:ascii="Times New Roman" w:hAnsi="Times New Roman"/>
          <w:sz w:val="28"/>
          <w:szCs w:val="28"/>
          <w:lang w:val="ru-RU"/>
        </w:rPr>
        <w:t>Каждый аспект оценивают три эксперта</w:t>
      </w:r>
      <w:r w:rsidR="00BC3813" w:rsidRPr="00A57976">
        <w:rPr>
          <w:rFonts w:ascii="Times New Roman" w:hAnsi="Times New Roman"/>
          <w:sz w:val="28"/>
          <w:szCs w:val="28"/>
          <w:lang w:val="ru-RU"/>
        </w:rPr>
        <w:t xml:space="preserve">, каждый эксперт должен </w:t>
      </w:r>
      <w:r w:rsidR="00F672B2" w:rsidRPr="00A57976">
        <w:rPr>
          <w:rFonts w:ascii="Times New Roman" w:hAnsi="Times New Roman"/>
          <w:sz w:val="28"/>
          <w:szCs w:val="28"/>
          <w:lang w:val="ru-RU"/>
        </w:rPr>
        <w:t>произвести оценку, после чего происходит сравнение выставленных оценок. В случае расхождения оценок экспертов более чем на 1 балл, экспертам необходимо вынести оценку данного аспекта на обсуждение и устранить расхождение</w:t>
      </w:r>
      <w:r w:rsidRPr="00A57976">
        <w:rPr>
          <w:rFonts w:ascii="Times New Roman" w:hAnsi="Times New Roman"/>
          <w:sz w:val="28"/>
          <w:szCs w:val="28"/>
          <w:lang w:val="ru-RU"/>
        </w:rPr>
        <w:t>.</w:t>
      </w:r>
    </w:p>
    <w:p w:rsidR="000D74AA" w:rsidRPr="00A57976" w:rsidRDefault="000D74AA" w:rsidP="00A57976">
      <w:pPr>
        <w:pStyle w:val="-2"/>
        <w:spacing w:before="0" w:after="0"/>
        <w:ind w:firstLine="709"/>
        <w:rPr>
          <w:rFonts w:ascii="Times New Roman" w:hAnsi="Times New Roman"/>
          <w:szCs w:val="28"/>
        </w:rPr>
      </w:pPr>
      <w:bookmarkStart w:id="15" w:name="_Toc489607692"/>
      <w:r w:rsidRPr="00A57976">
        <w:rPr>
          <w:rFonts w:ascii="Times New Roman" w:hAnsi="Times New Roman"/>
          <w:szCs w:val="28"/>
        </w:rPr>
        <w:t>4.6.</w:t>
      </w:r>
      <w:r w:rsidR="00AA2B8A">
        <w:rPr>
          <w:rFonts w:ascii="Times New Roman" w:hAnsi="Times New Roman"/>
          <w:szCs w:val="28"/>
        </w:rPr>
        <w:t xml:space="preserve"> </w:t>
      </w:r>
      <w:r w:rsidRPr="00A57976">
        <w:rPr>
          <w:rFonts w:ascii="Times New Roman" w:hAnsi="Times New Roman"/>
          <w:szCs w:val="28"/>
        </w:rPr>
        <w:t>ИЗМЕРИМАЯ ОЦЕНКА</w:t>
      </w:r>
      <w:bookmarkEnd w:id="15"/>
    </w:p>
    <w:p w:rsidR="000D74AA" w:rsidRPr="00A57976" w:rsidRDefault="000D74AA" w:rsidP="00A57976">
      <w:pPr>
        <w:pStyle w:val="af1"/>
        <w:widowControl/>
        <w:ind w:firstLine="709"/>
        <w:rPr>
          <w:rFonts w:ascii="Times New Roman" w:hAnsi="Times New Roman"/>
          <w:sz w:val="28"/>
          <w:szCs w:val="28"/>
          <w:lang w:val="ru-RU"/>
        </w:rPr>
      </w:pPr>
      <w:r w:rsidRPr="00A57976">
        <w:rPr>
          <w:rFonts w:ascii="Times New Roman" w:hAnsi="Times New Roman"/>
          <w:sz w:val="28"/>
          <w:szCs w:val="28"/>
          <w:lang w:val="ru-RU"/>
        </w:rPr>
        <w:t>Оценка каждог</w:t>
      </w:r>
      <w:r w:rsidR="000A1F96">
        <w:rPr>
          <w:rFonts w:ascii="Times New Roman" w:hAnsi="Times New Roman"/>
          <w:sz w:val="28"/>
          <w:szCs w:val="28"/>
          <w:lang w:val="ru-RU"/>
        </w:rPr>
        <w:t>о аспекта осуществляется тремя э</w:t>
      </w:r>
      <w:r w:rsidRPr="00A57976">
        <w:rPr>
          <w:rFonts w:ascii="Times New Roman" w:hAnsi="Times New Roman"/>
          <w:sz w:val="28"/>
          <w:szCs w:val="28"/>
          <w:lang w:val="ru-RU"/>
        </w:rPr>
        <w:t xml:space="preserve">кспертами. Если не указано иное, будет присуждена только максимальная оценка или ноль баллов. </w:t>
      </w:r>
      <w:r w:rsidR="004B692B" w:rsidRPr="00A57976">
        <w:rPr>
          <w:rFonts w:ascii="Times New Roman" w:hAnsi="Times New Roman"/>
          <w:sz w:val="28"/>
          <w:szCs w:val="28"/>
          <w:lang w:val="ru-RU"/>
        </w:rPr>
        <w:t>Если в рамках какого-либо аспекта возможно присуждение оценок ниже м</w:t>
      </w:r>
      <w:r w:rsidR="000A1F96">
        <w:rPr>
          <w:rFonts w:ascii="Times New Roman" w:hAnsi="Times New Roman"/>
          <w:sz w:val="28"/>
          <w:szCs w:val="28"/>
          <w:lang w:val="ru-RU"/>
        </w:rPr>
        <w:t>аксимальной, это описывается в С</w:t>
      </w:r>
      <w:r w:rsidR="004B692B" w:rsidRPr="00A57976">
        <w:rPr>
          <w:rFonts w:ascii="Times New Roman" w:hAnsi="Times New Roman"/>
          <w:sz w:val="28"/>
          <w:szCs w:val="28"/>
          <w:lang w:val="ru-RU"/>
        </w:rPr>
        <w:t>хеме оценки с указанием измеримых параметров</w:t>
      </w:r>
      <w:r w:rsidRPr="00A57976">
        <w:rPr>
          <w:rFonts w:ascii="Times New Roman" w:hAnsi="Times New Roman"/>
          <w:sz w:val="28"/>
          <w:szCs w:val="28"/>
          <w:lang w:val="ru-RU"/>
        </w:rPr>
        <w:t>.</w:t>
      </w:r>
    </w:p>
    <w:p w:rsidR="00DE39D8" w:rsidRPr="00A57976" w:rsidRDefault="00AA2B8A" w:rsidP="00A57976">
      <w:pPr>
        <w:pStyle w:val="-2"/>
        <w:spacing w:before="0" w:after="0"/>
        <w:ind w:firstLine="709"/>
        <w:rPr>
          <w:rFonts w:ascii="Times New Roman" w:hAnsi="Times New Roman"/>
          <w:szCs w:val="28"/>
        </w:rPr>
      </w:pPr>
      <w:bookmarkStart w:id="16" w:name="_Toc489607693"/>
      <w:r>
        <w:rPr>
          <w:rFonts w:ascii="Times New Roman" w:hAnsi="Times New Roman"/>
          <w:szCs w:val="28"/>
        </w:rPr>
        <w:t xml:space="preserve">4.7. </w:t>
      </w:r>
      <w:r w:rsidR="00A57976" w:rsidRPr="00A57976">
        <w:rPr>
          <w:rFonts w:ascii="Times New Roman" w:hAnsi="Times New Roman"/>
          <w:szCs w:val="28"/>
        </w:rPr>
        <w:t>ИСПОЛЬЗОВАНИЕ ИЗМЕРИМЫХ И СУДЕЙСКИХ ОЦЕНОК</w:t>
      </w:r>
      <w:bookmarkEnd w:id="16"/>
    </w:p>
    <w:p w:rsidR="00DE39D8" w:rsidRPr="00A57976" w:rsidRDefault="00DE39D8" w:rsidP="00A57976">
      <w:pPr>
        <w:spacing w:after="0" w:line="360" w:lineRule="auto"/>
        <w:ind w:firstLine="709"/>
        <w:jc w:val="both"/>
        <w:rPr>
          <w:rFonts w:ascii="Times New Roman" w:hAnsi="Times New Roman" w:cs="Times New Roman"/>
          <w:sz w:val="28"/>
          <w:szCs w:val="28"/>
        </w:rPr>
      </w:pPr>
      <w:r w:rsidRPr="00A57976">
        <w:rPr>
          <w:rFonts w:ascii="Times New Roman" w:hAnsi="Times New Roman" w:cs="Times New Roman"/>
          <w:sz w:val="28"/>
          <w:szCs w:val="28"/>
        </w:rPr>
        <w:t xml:space="preserve">Окончательное понимание по </w:t>
      </w:r>
      <w:r w:rsidR="007A6888" w:rsidRPr="00A57976">
        <w:rPr>
          <w:rFonts w:ascii="Times New Roman" w:hAnsi="Times New Roman" w:cs="Times New Roman"/>
          <w:sz w:val="28"/>
          <w:szCs w:val="28"/>
        </w:rPr>
        <w:t>измеримым и судейским</w:t>
      </w:r>
      <w:r w:rsidRPr="00A57976">
        <w:rPr>
          <w:rFonts w:ascii="Times New Roman" w:hAnsi="Times New Roman" w:cs="Times New Roman"/>
          <w:sz w:val="28"/>
          <w:szCs w:val="28"/>
        </w:rPr>
        <w:t xml:space="preserve"> оценкам будет дост</w:t>
      </w:r>
      <w:r w:rsidR="007A6888" w:rsidRPr="00A57976">
        <w:rPr>
          <w:rFonts w:ascii="Times New Roman" w:hAnsi="Times New Roman" w:cs="Times New Roman"/>
          <w:sz w:val="28"/>
          <w:szCs w:val="28"/>
        </w:rPr>
        <w:t>упно, когда утверждена С</w:t>
      </w:r>
      <w:r w:rsidRPr="00A57976">
        <w:rPr>
          <w:rFonts w:ascii="Times New Roman" w:hAnsi="Times New Roman" w:cs="Times New Roman"/>
          <w:sz w:val="28"/>
          <w:szCs w:val="28"/>
        </w:rPr>
        <w:t>хема</w:t>
      </w:r>
      <w:r w:rsidR="007A6888" w:rsidRPr="00A57976">
        <w:rPr>
          <w:rFonts w:ascii="Times New Roman" w:hAnsi="Times New Roman" w:cs="Times New Roman"/>
          <w:sz w:val="28"/>
          <w:szCs w:val="28"/>
        </w:rPr>
        <w:t xml:space="preserve"> оценки</w:t>
      </w:r>
      <w:r w:rsidRPr="00A57976">
        <w:rPr>
          <w:rFonts w:ascii="Times New Roman" w:hAnsi="Times New Roman" w:cs="Times New Roman"/>
          <w:sz w:val="28"/>
          <w:szCs w:val="28"/>
        </w:rPr>
        <w:t xml:space="preserve"> и Конкурсное задание. Приведенная таблица содержит приблизительную информацию и служит для разработки Оценочной схемы и Конкурсного задания.</w:t>
      </w:r>
    </w:p>
    <w:p w:rsidR="00DE39D8" w:rsidRDefault="00DE39D8" w:rsidP="00DE39D8">
      <w:pPr>
        <w:jc w:val="both"/>
        <w:rPr>
          <w:rFonts w:ascii="Times New Roman" w:hAnsi="Times New Roman" w:cs="Times New Roman"/>
        </w:rPr>
      </w:pPr>
    </w:p>
    <w:p w:rsidR="00A304F2" w:rsidRDefault="00A304F2" w:rsidP="00DE39D8">
      <w:pPr>
        <w:jc w:val="both"/>
        <w:rPr>
          <w:rFonts w:ascii="Times New Roman" w:hAnsi="Times New Roman" w:cs="Times New Roman"/>
        </w:rPr>
      </w:pPr>
    </w:p>
    <w:p w:rsidR="00A304F2" w:rsidRDefault="00A304F2" w:rsidP="00DE39D8">
      <w:pPr>
        <w:jc w:val="both"/>
        <w:rPr>
          <w:rFonts w:ascii="Times New Roman" w:hAnsi="Times New Roman" w:cs="Times New Roman"/>
        </w:rPr>
      </w:pPr>
    </w:p>
    <w:p w:rsidR="00A304F2" w:rsidRPr="009955F8" w:rsidRDefault="00A304F2" w:rsidP="00DE39D8">
      <w:pPr>
        <w:jc w:val="both"/>
        <w:rPr>
          <w:rFonts w:ascii="Times New Roman" w:hAnsi="Times New Roman" w:cs="Times New Roman"/>
        </w:rPr>
      </w:pPr>
    </w:p>
    <w:tbl>
      <w:tblPr>
        <w:tblStyle w:val="af"/>
        <w:tblW w:w="10449" w:type="dxa"/>
        <w:tblInd w:w="-698" w:type="dxa"/>
        <w:tblBorders>
          <w:top w:val="single" w:sz="4" w:space="0" w:color="ACB9CA" w:themeColor="text2" w:themeTint="66"/>
          <w:left w:val="single" w:sz="4" w:space="0" w:color="ACB9CA" w:themeColor="text2" w:themeTint="66"/>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835"/>
        <w:gridCol w:w="5193"/>
        <w:gridCol w:w="1686"/>
        <w:gridCol w:w="1661"/>
        <w:gridCol w:w="1074"/>
      </w:tblGrid>
      <w:tr w:rsidR="00DE39D8" w:rsidRPr="009955F8" w:rsidTr="00251BCC">
        <w:tc>
          <w:tcPr>
            <w:tcW w:w="6028" w:type="dxa"/>
            <w:gridSpan w:val="2"/>
            <w:shd w:val="clear" w:color="auto" w:fill="ACB9CA" w:themeFill="text2" w:themeFillTint="66"/>
          </w:tcPr>
          <w:p w:rsidR="00DE39D8" w:rsidRPr="00A57976" w:rsidRDefault="00DE39D8" w:rsidP="00F96457">
            <w:pPr>
              <w:jc w:val="both"/>
              <w:rPr>
                <w:b/>
                <w:color w:val="FFFFFF" w:themeColor="background1"/>
                <w:sz w:val="28"/>
                <w:szCs w:val="28"/>
              </w:rPr>
            </w:pPr>
            <w:r w:rsidRPr="00A57976">
              <w:rPr>
                <w:b/>
                <w:color w:val="FFFFFF" w:themeColor="background1"/>
                <w:sz w:val="28"/>
                <w:szCs w:val="28"/>
              </w:rPr>
              <w:t>Критерий</w:t>
            </w:r>
          </w:p>
        </w:tc>
        <w:tc>
          <w:tcPr>
            <w:tcW w:w="4421" w:type="dxa"/>
            <w:gridSpan w:val="3"/>
            <w:shd w:val="clear" w:color="auto" w:fill="ACB9CA" w:themeFill="text2" w:themeFillTint="66"/>
          </w:tcPr>
          <w:p w:rsidR="00DE39D8" w:rsidRPr="00A57976" w:rsidRDefault="00DE39D8" w:rsidP="00F96457">
            <w:pPr>
              <w:jc w:val="both"/>
              <w:rPr>
                <w:b/>
                <w:color w:val="FFFFFF" w:themeColor="background1"/>
                <w:sz w:val="28"/>
                <w:szCs w:val="28"/>
              </w:rPr>
            </w:pPr>
            <w:r w:rsidRPr="00A57976">
              <w:rPr>
                <w:b/>
                <w:color w:val="FFFFFF" w:themeColor="background1"/>
                <w:sz w:val="28"/>
                <w:szCs w:val="28"/>
              </w:rPr>
              <w:t>Баллы</w:t>
            </w:r>
          </w:p>
        </w:tc>
      </w:tr>
      <w:tr w:rsidR="00DE39D8" w:rsidRPr="009955F8" w:rsidTr="00251BCC">
        <w:tc>
          <w:tcPr>
            <w:tcW w:w="835" w:type="dxa"/>
            <w:shd w:val="clear" w:color="auto" w:fill="323E4F" w:themeFill="text2" w:themeFillShade="BF"/>
          </w:tcPr>
          <w:p w:rsidR="00DE39D8" w:rsidRPr="009955F8" w:rsidRDefault="00DE39D8" w:rsidP="00F96457">
            <w:pPr>
              <w:jc w:val="both"/>
              <w:rPr>
                <w:b/>
              </w:rPr>
            </w:pPr>
          </w:p>
        </w:tc>
        <w:tc>
          <w:tcPr>
            <w:tcW w:w="5193" w:type="dxa"/>
            <w:shd w:val="clear" w:color="auto" w:fill="323E4F" w:themeFill="text2" w:themeFillShade="BF"/>
          </w:tcPr>
          <w:p w:rsidR="00DE39D8" w:rsidRPr="00A57976" w:rsidRDefault="00DE39D8" w:rsidP="00F96457">
            <w:pPr>
              <w:jc w:val="both"/>
              <w:rPr>
                <w:b/>
                <w:sz w:val="28"/>
                <w:szCs w:val="28"/>
              </w:rPr>
            </w:pPr>
          </w:p>
        </w:tc>
        <w:tc>
          <w:tcPr>
            <w:tcW w:w="1686" w:type="dxa"/>
            <w:shd w:val="clear" w:color="auto" w:fill="323E4F" w:themeFill="text2" w:themeFillShade="BF"/>
          </w:tcPr>
          <w:p w:rsidR="00DE39D8" w:rsidRPr="00A57976" w:rsidRDefault="00DE39D8" w:rsidP="00F96457">
            <w:pPr>
              <w:jc w:val="both"/>
              <w:rPr>
                <w:b/>
                <w:sz w:val="28"/>
                <w:szCs w:val="28"/>
              </w:rPr>
            </w:pPr>
            <w:r w:rsidRPr="00A57976">
              <w:rPr>
                <w:b/>
                <w:sz w:val="28"/>
                <w:szCs w:val="28"/>
              </w:rPr>
              <w:t>Мнение судей</w:t>
            </w:r>
          </w:p>
        </w:tc>
        <w:tc>
          <w:tcPr>
            <w:tcW w:w="1661" w:type="dxa"/>
            <w:shd w:val="clear" w:color="auto" w:fill="323E4F" w:themeFill="text2" w:themeFillShade="BF"/>
          </w:tcPr>
          <w:p w:rsidR="00DE39D8" w:rsidRPr="00A57976" w:rsidRDefault="006873B8" w:rsidP="00F96457">
            <w:pPr>
              <w:jc w:val="both"/>
              <w:rPr>
                <w:b/>
                <w:sz w:val="28"/>
                <w:szCs w:val="28"/>
              </w:rPr>
            </w:pPr>
            <w:r w:rsidRPr="00A57976">
              <w:rPr>
                <w:b/>
                <w:sz w:val="28"/>
                <w:szCs w:val="28"/>
              </w:rPr>
              <w:t>Измерима</w:t>
            </w:r>
            <w:r w:rsidR="00DE39D8" w:rsidRPr="00A57976">
              <w:rPr>
                <w:b/>
                <w:sz w:val="28"/>
                <w:szCs w:val="28"/>
              </w:rPr>
              <w:t>я</w:t>
            </w:r>
          </w:p>
        </w:tc>
        <w:tc>
          <w:tcPr>
            <w:tcW w:w="1074" w:type="dxa"/>
            <w:shd w:val="clear" w:color="auto" w:fill="323E4F" w:themeFill="text2" w:themeFillShade="BF"/>
          </w:tcPr>
          <w:p w:rsidR="00DE39D8" w:rsidRPr="00A57976" w:rsidRDefault="00DE39D8" w:rsidP="00F96457">
            <w:pPr>
              <w:jc w:val="both"/>
              <w:rPr>
                <w:b/>
                <w:sz w:val="28"/>
                <w:szCs w:val="28"/>
              </w:rPr>
            </w:pPr>
            <w:r w:rsidRPr="00A57976">
              <w:rPr>
                <w:b/>
                <w:sz w:val="28"/>
                <w:szCs w:val="28"/>
              </w:rPr>
              <w:t>Всего</w:t>
            </w:r>
          </w:p>
        </w:tc>
      </w:tr>
      <w:tr w:rsidR="00C86D3F" w:rsidRPr="009955F8" w:rsidTr="00251BCC">
        <w:tc>
          <w:tcPr>
            <w:tcW w:w="835" w:type="dxa"/>
            <w:shd w:val="clear" w:color="auto" w:fill="323E4F" w:themeFill="text2" w:themeFillShade="BF"/>
          </w:tcPr>
          <w:p w:rsidR="00C86D3F" w:rsidRPr="009955F8" w:rsidRDefault="00C86D3F" w:rsidP="00C86D3F">
            <w:pPr>
              <w:jc w:val="both"/>
              <w:rPr>
                <w:b/>
                <w:lang w:val="en-US"/>
              </w:rPr>
            </w:pPr>
            <w:r w:rsidRPr="009955F8">
              <w:rPr>
                <w:b/>
                <w:lang w:val="en-US"/>
              </w:rPr>
              <w:t>A</w:t>
            </w:r>
          </w:p>
        </w:tc>
        <w:tc>
          <w:tcPr>
            <w:tcW w:w="5193" w:type="dxa"/>
          </w:tcPr>
          <w:p w:rsidR="00C86D3F" w:rsidRPr="00A57976" w:rsidRDefault="00C86D3F" w:rsidP="00A304F2">
            <w:pPr>
              <w:jc w:val="both"/>
              <w:rPr>
                <w:b/>
                <w:sz w:val="28"/>
                <w:szCs w:val="28"/>
              </w:rPr>
            </w:pPr>
            <w:r>
              <w:rPr>
                <w:b/>
                <w:sz w:val="28"/>
                <w:szCs w:val="28"/>
              </w:rPr>
              <w:t xml:space="preserve">Монтаж </w:t>
            </w:r>
            <w:r w:rsidR="00A304F2">
              <w:rPr>
                <w:b/>
                <w:sz w:val="28"/>
                <w:szCs w:val="28"/>
              </w:rPr>
              <w:t>станционного</w:t>
            </w:r>
            <w:r>
              <w:rPr>
                <w:b/>
                <w:sz w:val="28"/>
                <w:szCs w:val="28"/>
              </w:rPr>
              <w:t xml:space="preserve"> оборудования</w:t>
            </w:r>
          </w:p>
        </w:tc>
        <w:tc>
          <w:tcPr>
            <w:tcW w:w="1686" w:type="dxa"/>
          </w:tcPr>
          <w:p w:rsidR="00C86D3F" w:rsidRPr="00A57976" w:rsidRDefault="00C86D3F" w:rsidP="00251BCC">
            <w:pPr>
              <w:jc w:val="center"/>
              <w:rPr>
                <w:b/>
                <w:sz w:val="28"/>
                <w:szCs w:val="28"/>
              </w:rPr>
            </w:pPr>
          </w:p>
        </w:tc>
        <w:tc>
          <w:tcPr>
            <w:tcW w:w="1661" w:type="dxa"/>
          </w:tcPr>
          <w:p w:rsidR="00C86D3F" w:rsidRPr="00A57976" w:rsidRDefault="00C86D3F" w:rsidP="00251BCC">
            <w:pPr>
              <w:jc w:val="center"/>
              <w:rPr>
                <w:b/>
                <w:sz w:val="28"/>
                <w:szCs w:val="28"/>
              </w:rPr>
            </w:pPr>
            <w:r>
              <w:rPr>
                <w:b/>
                <w:sz w:val="28"/>
                <w:szCs w:val="28"/>
              </w:rPr>
              <w:t>5</w:t>
            </w:r>
          </w:p>
        </w:tc>
        <w:tc>
          <w:tcPr>
            <w:tcW w:w="1074" w:type="dxa"/>
          </w:tcPr>
          <w:p w:rsidR="00C86D3F" w:rsidRPr="00A57976" w:rsidRDefault="00C86D3F" w:rsidP="00251BCC">
            <w:pPr>
              <w:jc w:val="center"/>
              <w:rPr>
                <w:b/>
                <w:sz w:val="28"/>
                <w:szCs w:val="28"/>
              </w:rPr>
            </w:pPr>
            <w:r>
              <w:rPr>
                <w:b/>
                <w:sz w:val="28"/>
                <w:szCs w:val="28"/>
              </w:rPr>
              <w:t>5</w:t>
            </w:r>
          </w:p>
        </w:tc>
      </w:tr>
      <w:tr w:rsidR="00A304F2" w:rsidRPr="009955F8" w:rsidTr="00251BCC">
        <w:tc>
          <w:tcPr>
            <w:tcW w:w="835" w:type="dxa"/>
            <w:shd w:val="clear" w:color="auto" w:fill="323E4F" w:themeFill="text2" w:themeFillShade="BF"/>
          </w:tcPr>
          <w:p w:rsidR="00A304F2" w:rsidRPr="009955F8" w:rsidRDefault="00A304F2" w:rsidP="00A304F2">
            <w:pPr>
              <w:jc w:val="both"/>
              <w:rPr>
                <w:b/>
                <w:lang w:val="en-US"/>
              </w:rPr>
            </w:pPr>
            <w:r w:rsidRPr="009955F8">
              <w:rPr>
                <w:b/>
                <w:lang w:val="en-US"/>
              </w:rPr>
              <w:t>B</w:t>
            </w:r>
          </w:p>
        </w:tc>
        <w:tc>
          <w:tcPr>
            <w:tcW w:w="5193" w:type="dxa"/>
          </w:tcPr>
          <w:p w:rsidR="00A304F2" w:rsidRPr="00A57976" w:rsidRDefault="00A304F2" w:rsidP="00A304F2">
            <w:pPr>
              <w:jc w:val="both"/>
              <w:rPr>
                <w:b/>
                <w:sz w:val="28"/>
                <w:szCs w:val="28"/>
              </w:rPr>
            </w:pPr>
            <w:r>
              <w:rPr>
                <w:b/>
                <w:sz w:val="28"/>
                <w:szCs w:val="28"/>
              </w:rPr>
              <w:t>Входной контроль кабеля</w:t>
            </w:r>
          </w:p>
        </w:tc>
        <w:tc>
          <w:tcPr>
            <w:tcW w:w="1686" w:type="dxa"/>
          </w:tcPr>
          <w:p w:rsidR="00A304F2" w:rsidRPr="00A57976" w:rsidRDefault="00A304F2" w:rsidP="00251BCC">
            <w:pPr>
              <w:jc w:val="center"/>
              <w:rPr>
                <w:b/>
                <w:sz w:val="28"/>
                <w:szCs w:val="28"/>
              </w:rPr>
            </w:pPr>
          </w:p>
        </w:tc>
        <w:tc>
          <w:tcPr>
            <w:tcW w:w="1661" w:type="dxa"/>
          </w:tcPr>
          <w:p w:rsidR="00A304F2" w:rsidRPr="00C86D3F" w:rsidRDefault="00A304F2" w:rsidP="00251BCC">
            <w:pPr>
              <w:jc w:val="center"/>
              <w:rPr>
                <w:b/>
                <w:sz w:val="28"/>
                <w:szCs w:val="28"/>
                <w:lang w:val="en-US"/>
              </w:rPr>
            </w:pPr>
            <w:r>
              <w:rPr>
                <w:b/>
                <w:sz w:val="28"/>
                <w:szCs w:val="28"/>
              </w:rPr>
              <w:t>1</w:t>
            </w:r>
            <w:r>
              <w:rPr>
                <w:b/>
                <w:sz w:val="28"/>
                <w:szCs w:val="28"/>
                <w:lang w:val="en-US"/>
              </w:rPr>
              <w:t>0</w:t>
            </w:r>
          </w:p>
        </w:tc>
        <w:tc>
          <w:tcPr>
            <w:tcW w:w="1074" w:type="dxa"/>
          </w:tcPr>
          <w:p w:rsidR="00A304F2" w:rsidRPr="00C86D3F" w:rsidRDefault="00A304F2" w:rsidP="00251BCC">
            <w:pPr>
              <w:jc w:val="center"/>
              <w:rPr>
                <w:b/>
                <w:sz w:val="28"/>
                <w:szCs w:val="28"/>
                <w:lang w:val="en-US"/>
              </w:rPr>
            </w:pPr>
            <w:r>
              <w:rPr>
                <w:b/>
                <w:sz w:val="28"/>
                <w:szCs w:val="28"/>
              </w:rPr>
              <w:t>1</w:t>
            </w:r>
            <w:r>
              <w:rPr>
                <w:b/>
                <w:sz w:val="28"/>
                <w:szCs w:val="28"/>
                <w:lang w:val="en-US"/>
              </w:rPr>
              <w:t>0</w:t>
            </w:r>
          </w:p>
        </w:tc>
      </w:tr>
      <w:tr w:rsidR="00A304F2" w:rsidRPr="009955F8" w:rsidTr="00251BCC">
        <w:tc>
          <w:tcPr>
            <w:tcW w:w="835" w:type="dxa"/>
            <w:shd w:val="clear" w:color="auto" w:fill="323E4F" w:themeFill="text2" w:themeFillShade="BF"/>
          </w:tcPr>
          <w:p w:rsidR="00A304F2" w:rsidRPr="009955F8" w:rsidRDefault="00A304F2" w:rsidP="00A304F2">
            <w:pPr>
              <w:jc w:val="both"/>
              <w:rPr>
                <w:b/>
                <w:lang w:val="en-US"/>
              </w:rPr>
            </w:pPr>
            <w:r w:rsidRPr="009955F8">
              <w:rPr>
                <w:b/>
                <w:lang w:val="en-US"/>
              </w:rPr>
              <w:t>C</w:t>
            </w:r>
          </w:p>
        </w:tc>
        <w:tc>
          <w:tcPr>
            <w:tcW w:w="5193" w:type="dxa"/>
          </w:tcPr>
          <w:p w:rsidR="00A304F2" w:rsidRPr="00A57976" w:rsidRDefault="00A304F2" w:rsidP="00A304F2">
            <w:pPr>
              <w:jc w:val="both"/>
              <w:rPr>
                <w:b/>
                <w:sz w:val="28"/>
                <w:szCs w:val="28"/>
              </w:rPr>
            </w:pPr>
            <w:r>
              <w:rPr>
                <w:b/>
                <w:sz w:val="28"/>
                <w:szCs w:val="28"/>
              </w:rPr>
              <w:t xml:space="preserve">Монтаж КРОССОв оптических </w:t>
            </w:r>
          </w:p>
        </w:tc>
        <w:tc>
          <w:tcPr>
            <w:tcW w:w="1686" w:type="dxa"/>
          </w:tcPr>
          <w:p w:rsidR="00A304F2" w:rsidRPr="003813EF" w:rsidRDefault="003813EF" w:rsidP="00251BCC">
            <w:pPr>
              <w:jc w:val="center"/>
              <w:rPr>
                <w:b/>
                <w:sz w:val="28"/>
                <w:szCs w:val="28"/>
                <w:lang w:val="en-US"/>
              </w:rPr>
            </w:pPr>
            <w:r>
              <w:rPr>
                <w:b/>
                <w:sz w:val="28"/>
                <w:szCs w:val="28"/>
                <w:lang w:val="en-US"/>
              </w:rPr>
              <w:t>3</w:t>
            </w:r>
          </w:p>
        </w:tc>
        <w:tc>
          <w:tcPr>
            <w:tcW w:w="1661" w:type="dxa"/>
          </w:tcPr>
          <w:p w:rsidR="00A304F2" w:rsidRPr="00C86D3F" w:rsidRDefault="00A304F2" w:rsidP="00251BCC">
            <w:pPr>
              <w:jc w:val="center"/>
              <w:rPr>
                <w:b/>
                <w:sz w:val="28"/>
                <w:szCs w:val="28"/>
                <w:lang w:val="en-US"/>
              </w:rPr>
            </w:pPr>
            <w:r>
              <w:rPr>
                <w:b/>
                <w:sz w:val="28"/>
                <w:szCs w:val="28"/>
              </w:rPr>
              <w:t>2</w:t>
            </w:r>
            <w:r w:rsidR="003813EF">
              <w:rPr>
                <w:b/>
                <w:sz w:val="28"/>
                <w:szCs w:val="28"/>
                <w:lang w:val="en-US"/>
              </w:rPr>
              <w:t>5</w:t>
            </w:r>
          </w:p>
        </w:tc>
        <w:tc>
          <w:tcPr>
            <w:tcW w:w="1074" w:type="dxa"/>
          </w:tcPr>
          <w:p w:rsidR="00A304F2" w:rsidRPr="00C86D3F" w:rsidRDefault="00A304F2" w:rsidP="00251BCC">
            <w:pPr>
              <w:jc w:val="center"/>
              <w:rPr>
                <w:b/>
                <w:sz w:val="28"/>
                <w:szCs w:val="28"/>
                <w:lang w:val="en-US"/>
              </w:rPr>
            </w:pPr>
            <w:r>
              <w:rPr>
                <w:b/>
                <w:sz w:val="28"/>
                <w:szCs w:val="28"/>
              </w:rPr>
              <w:t>2</w:t>
            </w:r>
            <w:r>
              <w:rPr>
                <w:b/>
                <w:sz w:val="28"/>
                <w:szCs w:val="28"/>
                <w:lang w:val="en-US"/>
              </w:rPr>
              <w:t>8</w:t>
            </w:r>
          </w:p>
        </w:tc>
      </w:tr>
      <w:tr w:rsidR="00A304F2" w:rsidRPr="009955F8" w:rsidTr="00251BCC">
        <w:tc>
          <w:tcPr>
            <w:tcW w:w="835" w:type="dxa"/>
            <w:shd w:val="clear" w:color="auto" w:fill="323E4F" w:themeFill="text2" w:themeFillShade="BF"/>
          </w:tcPr>
          <w:p w:rsidR="00A304F2" w:rsidRPr="009955F8" w:rsidRDefault="00A304F2" w:rsidP="00A304F2">
            <w:pPr>
              <w:jc w:val="both"/>
              <w:rPr>
                <w:b/>
                <w:lang w:val="en-US"/>
              </w:rPr>
            </w:pPr>
            <w:r w:rsidRPr="009955F8">
              <w:rPr>
                <w:b/>
                <w:lang w:val="en-US"/>
              </w:rPr>
              <w:t>D</w:t>
            </w:r>
          </w:p>
        </w:tc>
        <w:tc>
          <w:tcPr>
            <w:tcW w:w="5193" w:type="dxa"/>
          </w:tcPr>
          <w:p w:rsidR="00A304F2" w:rsidRPr="00A57976" w:rsidRDefault="00A304F2" w:rsidP="00A304F2">
            <w:pPr>
              <w:jc w:val="both"/>
              <w:rPr>
                <w:b/>
                <w:sz w:val="28"/>
                <w:szCs w:val="28"/>
              </w:rPr>
            </w:pPr>
            <w:r>
              <w:rPr>
                <w:b/>
                <w:sz w:val="28"/>
                <w:szCs w:val="28"/>
              </w:rPr>
              <w:t>Монтаж оптических муфт</w:t>
            </w:r>
          </w:p>
        </w:tc>
        <w:tc>
          <w:tcPr>
            <w:tcW w:w="1686" w:type="dxa"/>
          </w:tcPr>
          <w:p w:rsidR="00A304F2" w:rsidRPr="003813EF" w:rsidRDefault="003813EF" w:rsidP="00251BCC">
            <w:pPr>
              <w:jc w:val="center"/>
              <w:rPr>
                <w:b/>
                <w:sz w:val="28"/>
                <w:szCs w:val="28"/>
                <w:lang w:val="en-US"/>
              </w:rPr>
            </w:pPr>
            <w:r>
              <w:rPr>
                <w:b/>
                <w:sz w:val="28"/>
                <w:szCs w:val="28"/>
                <w:lang w:val="en-US"/>
              </w:rPr>
              <w:t>3</w:t>
            </w:r>
          </w:p>
        </w:tc>
        <w:tc>
          <w:tcPr>
            <w:tcW w:w="1661" w:type="dxa"/>
          </w:tcPr>
          <w:p w:rsidR="00A304F2" w:rsidRPr="00C86D3F" w:rsidRDefault="003813EF" w:rsidP="00251BCC">
            <w:pPr>
              <w:jc w:val="center"/>
              <w:rPr>
                <w:b/>
                <w:sz w:val="28"/>
                <w:szCs w:val="28"/>
                <w:lang w:val="en-US"/>
              </w:rPr>
            </w:pPr>
            <w:r>
              <w:rPr>
                <w:b/>
                <w:sz w:val="28"/>
                <w:szCs w:val="28"/>
              </w:rPr>
              <w:t>30</w:t>
            </w:r>
          </w:p>
        </w:tc>
        <w:tc>
          <w:tcPr>
            <w:tcW w:w="1074" w:type="dxa"/>
          </w:tcPr>
          <w:p w:rsidR="00A304F2" w:rsidRPr="00C86D3F" w:rsidRDefault="00A304F2" w:rsidP="00251BCC">
            <w:pPr>
              <w:jc w:val="center"/>
              <w:rPr>
                <w:b/>
                <w:sz w:val="28"/>
                <w:szCs w:val="28"/>
                <w:lang w:val="en-US"/>
              </w:rPr>
            </w:pPr>
            <w:r>
              <w:rPr>
                <w:b/>
                <w:sz w:val="28"/>
                <w:szCs w:val="28"/>
              </w:rPr>
              <w:t>33</w:t>
            </w:r>
          </w:p>
        </w:tc>
      </w:tr>
      <w:tr w:rsidR="00A304F2" w:rsidRPr="009955F8" w:rsidTr="00251BCC">
        <w:tc>
          <w:tcPr>
            <w:tcW w:w="835" w:type="dxa"/>
            <w:shd w:val="clear" w:color="auto" w:fill="323E4F" w:themeFill="text2" w:themeFillShade="BF"/>
          </w:tcPr>
          <w:p w:rsidR="00A304F2" w:rsidRPr="009955F8" w:rsidRDefault="00A304F2" w:rsidP="00A304F2">
            <w:pPr>
              <w:jc w:val="both"/>
              <w:rPr>
                <w:b/>
                <w:lang w:val="en-US"/>
              </w:rPr>
            </w:pPr>
            <w:r w:rsidRPr="009955F8">
              <w:rPr>
                <w:b/>
                <w:lang w:val="en-US"/>
              </w:rPr>
              <w:t>E</w:t>
            </w:r>
          </w:p>
        </w:tc>
        <w:tc>
          <w:tcPr>
            <w:tcW w:w="5193" w:type="dxa"/>
          </w:tcPr>
          <w:p w:rsidR="00A304F2" w:rsidRPr="00A57976" w:rsidRDefault="00A304F2" w:rsidP="00A304F2">
            <w:pPr>
              <w:jc w:val="both"/>
              <w:rPr>
                <w:b/>
                <w:sz w:val="28"/>
                <w:szCs w:val="28"/>
              </w:rPr>
            </w:pPr>
            <w:r>
              <w:rPr>
                <w:b/>
                <w:sz w:val="28"/>
                <w:szCs w:val="28"/>
              </w:rPr>
              <w:t>Измерения параметров смонтированной линии</w:t>
            </w:r>
          </w:p>
        </w:tc>
        <w:tc>
          <w:tcPr>
            <w:tcW w:w="1686" w:type="dxa"/>
          </w:tcPr>
          <w:p w:rsidR="00A304F2" w:rsidRPr="003813EF" w:rsidRDefault="00251BCC" w:rsidP="00251BCC">
            <w:pPr>
              <w:jc w:val="center"/>
              <w:rPr>
                <w:b/>
                <w:sz w:val="28"/>
                <w:szCs w:val="28"/>
                <w:lang w:val="en-US"/>
              </w:rPr>
            </w:pPr>
            <w:r>
              <w:rPr>
                <w:b/>
                <w:sz w:val="28"/>
                <w:szCs w:val="28"/>
                <w:lang w:val="en-US"/>
              </w:rPr>
              <w:t>2</w:t>
            </w:r>
          </w:p>
        </w:tc>
        <w:tc>
          <w:tcPr>
            <w:tcW w:w="1661" w:type="dxa"/>
          </w:tcPr>
          <w:p w:rsidR="00A304F2" w:rsidRPr="00251BCC" w:rsidRDefault="00251BCC" w:rsidP="00251BCC">
            <w:pPr>
              <w:jc w:val="center"/>
              <w:rPr>
                <w:b/>
                <w:sz w:val="28"/>
                <w:szCs w:val="28"/>
                <w:lang w:val="en-US"/>
              </w:rPr>
            </w:pPr>
            <w:r>
              <w:rPr>
                <w:b/>
                <w:sz w:val="28"/>
                <w:szCs w:val="28"/>
                <w:lang w:val="en-US"/>
              </w:rPr>
              <w:t>9</w:t>
            </w:r>
          </w:p>
        </w:tc>
        <w:tc>
          <w:tcPr>
            <w:tcW w:w="1074" w:type="dxa"/>
          </w:tcPr>
          <w:p w:rsidR="00A304F2" w:rsidRPr="00A57976" w:rsidRDefault="00A304F2" w:rsidP="00251BCC">
            <w:pPr>
              <w:jc w:val="center"/>
              <w:rPr>
                <w:b/>
                <w:sz w:val="28"/>
                <w:szCs w:val="28"/>
              </w:rPr>
            </w:pPr>
            <w:r>
              <w:rPr>
                <w:b/>
                <w:sz w:val="28"/>
                <w:szCs w:val="28"/>
              </w:rPr>
              <w:t>11</w:t>
            </w:r>
          </w:p>
        </w:tc>
      </w:tr>
      <w:tr w:rsidR="00A304F2" w:rsidRPr="009955F8" w:rsidTr="00251BCC">
        <w:tc>
          <w:tcPr>
            <w:tcW w:w="835" w:type="dxa"/>
            <w:shd w:val="clear" w:color="auto" w:fill="323E4F" w:themeFill="text2" w:themeFillShade="BF"/>
          </w:tcPr>
          <w:p w:rsidR="00A304F2" w:rsidRPr="009955F8" w:rsidRDefault="00A304F2" w:rsidP="00A304F2">
            <w:pPr>
              <w:jc w:val="both"/>
              <w:rPr>
                <w:b/>
                <w:lang w:val="en-US"/>
              </w:rPr>
            </w:pPr>
            <w:r w:rsidRPr="009955F8">
              <w:rPr>
                <w:b/>
                <w:lang w:val="en-US"/>
              </w:rPr>
              <w:t>F</w:t>
            </w:r>
          </w:p>
        </w:tc>
        <w:tc>
          <w:tcPr>
            <w:tcW w:w="5193" w:type="dxa"/>
          </w:tcPr>
          <w:p w:rsidR="00A304F2" w:rsidRPr="00A57976" w:rsidRDefault="00A304F2" w:rsidP="00A304F2">
            <w:pPr>
              <w:jc w:val="both"/>
              <w:rPr>
                <w:b/>
                <w:sz w:val="28"/>
                <w:szCs w:val="28"/>
              </w:rPr>
            </w:pPr>
            <w:r>
              <w:rPr>
                <w:b/>
                <w:sz w:val="28"/>
                <w:szCs w:val="28"/>
              </w:rPr>
              <w:t>Поиск повреждения с помощью оптического рефлектометра</w:t>
            </w:r>
          </w:p>
        </w:tc>
        <w:tc>
          <w:tcPr>
            <w:tcW w:w="1686" w:type="dxa"/>
          </w:tcPr>
          <w:p w:rsidR="00A304F2" w:rsidRPr="00A57976" w:rsidRDefault="00A304F2" w:rsidP="00251BCC">
            <w:pPr>
              <w:jc w:val="center"/>
              <w:rPr>
                <w:b/>
                <w:sz w:val="28"/>
                <w:szCs w:val="28"/>
              </w:rPr>
            </w:pPr>
          </w:p>
        </w:tc>
        <w:tc>
          <w:tcPr>
            <w:tcW w:w="1661" w:type="dxa"/>
          </w:tcPr>
          <w:p w:rsidR="00A304F2" w:rsidRPr="00C86D3F" w:rsidRDefault="00A304F2" w:rsidP="00251BCC">
            <w:pPr>
              <w:jc w:val="center"/>
              <w:rPr>
                <w:b/>
                <w:sz w:val="28"/>
                <w:szCs w:val="28"/>
                <w:lang w:val="en-US"/>
              </w:rPr>
            </w:pPr>
            <w:r>
              <w:rPr>
                <w:b/>
                <w:sz w:val="28"/>
                <w:szCs w:val="28"/>
                <w:lang w:val="en-US"/>
              </w:rPr>
              <w:t>8</w:t>
            </w:r>
          </w:p>
        </w:tc>
        <w:tc>
          <w:tcPr>
            <w:tcW w:w="1074" w:type="dxa"/>
          </w:tcPr>
          <w:p w:rsidR="00A304F2" w:rsidRPr="00C86D3F" w:rsidRDefault="00A304F2" w:rsidP="00251BCC">
            <w:pPr>
              <w:jc w:val="center"/>
              <w:rPr>
                <w:b/>
                <w:sz w:val="28"/>
                <w:szCs w:val="28"/>
                <w:lang w:val="en-US"/>
              </w:rPr>
            </w:pPr>
            <w:r>
              <w:rPr>
                <w:b/>
                <w:sz w:val="28"/>
                <w:szCs w:val="28"/>
                <w:lang w:val="en-US"/>
              </w:rPr>
              <w:t>8</w:t>
            </w:r>
          </w:p>
        </w:tc>
      </w:tr>
      <w:tr w:rsidR="00A304F2" w:rsidRPr="009955F8" w:rsidTr="00251BCC">
        <w:tc>
          <w:tcPr>
            <w:tcW w:w="835" w:type="dxa"/>
            <w:shd w:val="clear" w:color="auto" w:fill="323E4F" w:themeFill="text2" w:themeFillShade="BF"/>
          </w:tcPr>
          <w:p w:rsidR="00A304F2" w:rsidRPr="009955F8" w:rsidRDefault="00A304F2" w:rsidP="00A304F2">
            <w:pPr>
              <w:jc w:val="both"/>
              <w:rPr>
                <w:b/>
                <w:lang w:val="en-US"/>
              </w:rPr>
            </w:pPr>
            <w:r w:rsidRPr="009955F8">
              <w:rPr>
                <w:b/>
                <w:lang w:val="en-US"/>
              </w:rPr>
              <w:t>G</w:t>
            </w:r>
          </w:p>
        </w:tc>
        <w:tc>
          <w:tcPr>
            <w:tcW w:w="5193" w:type="dxa"/>
          </w:tcPr>
          <w:p w:rsidR="00A304F2" w:rsidRPr="00A57976" w:rsidRDefault="00A304F2" w:rsidP="00A304F2">
            <w:pPr>
              <w:jc w:val="both"/>
              <w:rPr>
                <w:b/>
                <w:sz w:val="28"/>
                <w:szCs w:val="28"/>
              </w:rPr>
            </w:pPr>
            <w:r>
              <w:rPr>
                <w:b/>
                <w:sz w:val="28"/>
                <w:szCs w:val="28"/>
              </w:rPr>
              <w:t xml:space="preserve">Подготовка актов и паспортов. </w:t>
            </w:r>
          </w:p>
        </w:tc>
        <w:tc>
          <w:tcPr>
            <w:tcW w:w="1686" w:type="dxa"/>
          </w:tcPr>
          <w:p w:rsidR="00A304F2" w:rsidRPr="00A57976" w:rsidRDefault="00A304F2" w:rsidP="00251BCC">
            <w:pPr>
              <w:jc w:val="center"/>
              <w:rPr>
                <w:b/>
                <w:sz w:val="28"/>
                <w:szCs w:val="28"/>
              </w:rPr>
            </w:pPr>
          </w:p>
        </w:tc>
        <w:tc>
          <w:tcPr>
            <w:tcW w:w="1661" w:type="dxa"/>
          </w:tcPr>
          <w:p w:rsidR="00A304F2" w:rsidRPr="00A57976" w:rsidRDefault="00A304F2" w:rsidP="00251BCC">
            <w:pPr>
              <w:jc w:val="center"/>
              <w:rPr>
                <w:b/>
                <w:sz w:val="28"/>
                <w:szCs w:val="28"/>
              </w:rPr>
            </w:pPr>
            <w:r>
              <w:rPr>
                <w:b/>
                <w:sz w:val="28"/>
                <w:szCs w:val="28"/>
              </w:rPr>
              <w:t>5</w:t>
            </w:r>
          </w:p>
        </w:tc>
        <w:tc>
          <w:tcPr>
            <w:tcW w:w="1074" w:type="dxa"/>
          </w:tcPr>
          <w:p w:rsidR="00A304F2" w:rsidRPr="00A57976" w:rsidRDefault="00A304F2" w:rsidP="00251BCC">
            <w:pPr>
              <w:jc w:val="center"/>
              <w:rPr>
                <w:b/>
                <w:sz w:val="28"/>
                <w:szCs w:val="28"/>
              </w:rPr>
            </w:pPr>
            <w:r>
              <w:rPr>
                <w:b/>
                <w:sz w:val="28"/>
                <w:szCs w:val="28"/>
              </w:rPr>
              <w:t>5</w:t>
            </w:r>
          </w:p>
        </w:tc>
      </w:tr>
      <w:tr w:rsidR="00A304F2" w:rsidRPr="009955F8" w:rsidTr="00251BCC">
        <w:tc>
          <w:tcPr>
            <w:tcW w:w="835" w:type="dxa"/>
            <w:shd w:val="clear" w:color="auto" w:fill="323E4F" w:themeFill="text2" w:themeFillShade="BF"/>
          </w:tcPr>
          <w:p w:rsidR="00A304F2" w:rsidRPr="009955F8" w:rsidRDefault="00A304F2" w:rsidP="00A304F2">
            <w:pPr>
              <w:jc w:val="both"/>
              <w:rPr>
                <w:b/>
              </w:rPr>
            </w:pPr>
            <w:r w:rsidRPr="009955F8">
              <w:rPr>
                <w:b/>
              </w:rPr>
              <w:t>Всего</w:t>
            </w:r>
          </w:p>
        </w:tc>
        <w:tc>
          <w:tcPr>
            <w:tcW w:w="5193" w:type="dxa"/>
          </w:tcPr>
          <w:p w:rsidR="00A304F2" w:rsidRPr="00A57976" w:rsidRDefault="00A304F2" w:rsidP="00A304F2">
            <w:pPr>
              <w:jc w:val="both"/>
              <w:rPr>
                <w:b/>
                <w:sz w:val="28"/>
                <w:szCs w:val="28"/>
              </w:rPr>
            </w:pPr>
          </w:p>
        </w:tc>
        <w:tc>
          <w:tcPr>
            <w:tcW w:w="1686" w:type="dxa"/>
          </w:tcPr>
          <w:p w:rsidR="00A304F2" w:rsidRPr="00251BCC" w:rsidRDefault="00251BCC" w:rsidP="00251BCC">
            <w:pPr>
              <w:jc w:val="center"/>
              <w:rPr>
                <w:b/>
                <w:sz w:val="28"/>
                <w:szCs w:val="28"/>
                <w:lang w:val="en-US"/>
              </w:rPr>
            </w:pPr>
            <w:r>
              <w:rPr>
                <w:b/>
                <w:sz w:val="28"/>
                <w:szCs w:val="28"/>
                <w:lang w:val="en-US"/>
              </w:rPr>
              <w:t>8</w:t>
            </w:r>
          </w:p>
        </w:tc>
        <w:tc>
          <w:tcPr>
            <w:tcW w:w="1661" w:type="dxa"/>
          </w:tcPr>
          <w:p w:rsidR="00A304F2" w:rsidRPr="00251BCC" w:rsidRDefault="00251BCC" w:rsidP="00251BCC">
            <w:pPr>
              <w:jc w:val="center"/>
              <w:rPr>
                <w:b/>
                <w:sz w:val="28"/>
                <w:szCs w:val="28"/>
                <w:lang w:val="en-US"/>
              </w:rPr>
            </w:pPr>
            <w:r>
              <w:rPr>
                <w:b/>
                <w:sz w:val="28"/>
                <w:szCs w:val="28"/>
                <w:lang w:val="en-US"/>
              </w:rPr>
              <w:t>92</w:t>
            </w:r>
          </w:p>
        </w:tc>
        <w:tc>
          <w:tcPr>
            <w:tcW w:w="1074" w:type="dxa"/>
          </w:tcPr>
          <w:p w:rsidR="00A304F2" w:rsidRPr="00A57976" w:rsidRDefault="00A304F2" w:rsidP="00251BCC">
            <w:pPr>
              <w:jc w:val="center"/>
              <w:rPr>
                <w:b/>
                <w:sz w:val="28"/>
                <w:szCs w:val="28"/>
              </w:rPr>
            </w:pPr>
            <w:r>
              <w:rPr>
                <w:b/>
                <w:sz w:val="28"/>
                <w:szCs w:val="28"/>
              </w:rPr>
              <w:t>100</w:t>
            </w:r>
          </w:p>
        </w:tc>
      </w:tr>
    </w:tbl>
    <w:p w:rsidR="000908C4" w:rsidRDefault="000908C4" w:rsidP="00A57976">
      <w:pPr>
        <w:pStyle w:val="-2"/>
        <w:spacing w:before="0" w:after="0"/>
        <w:ind w:firstLine="709"/>
        <w:rPr>
          <w:rFonts w:ascii="Times New Roman" w:hAnsi="Times New Roman"/>
          <w:szCs w:val="28"/>
        </w:rPr>
      </w:pPr>
      <w:bookmarkStart w:id="17" w:name="_Toc489607694"/>
    </w:p>
    <w:p w:rsidR="00DE39D8" w:rsidRPr="00A57976" w:rsidRDefault="00AA2B8A" w:rsidP="00A57976">
      <w:pPr>
        <w:pStyle w:val="-2"/>
        <w:spacing w:before="0" w:after="0"/>
        <w:ind w:firstLine="709"/>
        <w:rPr>
          <w:rFonts w:ascii="Times New Roman" w:hAnsi="Times New Roman"/>
          <w:szCs w:val="28"/>
        </w:rPr>
      </w:pPr>
      <w:r>
        <w:rPr>
          <w:rFonts w:ascii="Times New Roman" w:hAnsi="Times New Roman"/>
          <w:szCs w:val="28"/>
        </w:rPr>
        <w:t xml:space="preserve">4.8. </w:t>
      </w:r>
      <w:r w:rsidR="007A6888" w:rsidRPr="00A57976">
        <w:rPr>
          <w:rFonts w:ascii="Times New Roman" w:hAnsi="Times New Roman"/>
          <w:szCs w:val="28"/>
        </w:rPr>
        <w:t>СПЕЦИФИКАЦИЯ ОЦЕНКИ КОМПЕТЕНЦИИ</w:t>
      </w:r>
      <w:bookmarkEnd w:id="17"/>
    </w:p>
    <w:p w:rsidR="00721E7C" w:rsidRDefault="00DE39D8" w:rsidP="00721E7C">
      <w:pPr>
        <w:autoSpaceDE w:val="0"/>
        <w:autoSpaceDN w:val="0"/>
        <w:adjustRightInd w:val="0"/>
        <w:spacing w:after="0" w:line="360" w:lineRule="auto"/>
        <w:ind w:firstLine="709"/>
        <w:jc w:val="both"/>
        <w:rPr>
          <w:rFonts w:ascii="Times New Roman" w:hAnsi="Times New Roman" w:cs="Times New Roman"/>
          <w:sz w:val="28"/>
          <w:szCs w:val="28"/>
        </w:rPr>
      </w:pPr>
      <w:r w:rsidRPr="00A57976">
        <w:rPr>
          <w:rFonts w:ascii="Times New Roman" w:hAnsi="Times New Roman" w:cs="Times New Roman"/>
          <w:sz w:val="28"/>
          <w:szCs w:val="28"/>
        </w:rPr>
        <w:t xml:space="preserve">Оценка </w:t>
      </w:r>
      <w:r w:rsidR="000A1F96">
        <w:rPr>
          <w:rFonts w:ascii="Times New Roman" w:hAnsi="Times New Roman" w:cs="Times New Roman"/>
          <w:sz w:val="28"/>
          <w:szCs w:val="28"/>
        </w:rPr>
        <w:t>К</w:t>
      </w:r>
      <w:r w:rsidRPr="00A57976">
        <w:rPr>
          <w:rFonts w:ascii="Times New Roman" w:hAnsi="Times New Roman" w:cs="Times New Roman"/>
          <w:sz w:val="28"/>
          <w:szCs w:val="28"/>
        </w:rPr>
        <w:t>онкурсного задания будет основываться на следующих критериях</w:t>
      </w:r>
      <w:r w:rsidR="006873B8" w:rsidRPr="00A57976">
        <w:rPr>
          <w:rFonts w:ascii="Times New Roman" w:hAnsi="Times New Roman" w:cs="Times New Roman"/>
          <w:sz w:val="28"/>
          <w:szCs w:val="28"/>
        </w:rPr>
        <w:t xml:space="preserve"> (модулях)</w:t>
      </w:r>
      <w:bookmarkStart w:id="18" w:name="_Toc470796199"/>
      <w:r w:rsidR="00721E7C">
        <w:rPr>
          <w:rFonts w:ascii="Times New Roman" w:hAnsi="Times New Roman" w:cs="Times New Roman"/>
          <w:sz w:val="28"/>
          <w:szCs w:val="28"/>
        </w:rPr>
        <w:t>:</w:t>
      </w:r>
      <w:bookmarkStart w:id="19" w:name="_Toc470796203"/>
    </w:p>
    <w:p w:rsidR="00721E7C" w:rsidRPr="00721E7C" w:rsidRDefault="00721E7C" w:rsidP="00721E7C">
      <w:pPr>
        <w:autoSpaceDE w:val="0"/>
        <w:autoSpaceDN w:val="0"/>
        <w:adjustRightInd w:val="0"/>
        <w:spacing w:after="0" w:line="360" w:lineRule="auto"/>
        <w:ind w:firstLine="709"/>
        <w:jc w:val="both"/>
        <w:rPr>
          <w:rFonts w:ascii="Times New Roman" w:hAnsi="Times New Roman" w:cs="Times New Roman"/>
          <w:b/>
          <w:sz w:val="28"/>
          <w:szCs w:val="28"/>
        </w:rPr>
      </w:pPr>
      <w:r w:rsidRPr="00721E7C">
        <w:rPr>
          <w:rFonts w:ascii="Times New Roman" w:hAnsi="Times New Roman" w:cs="Times New Roman"/>
          <w:b/>
          <w:sz w:val="28"/>
          <w:szCs w:val="28"/>
        </w:rPr>
        <w:t xml:space="preserve">Модуль А: </w:t>
      </w:r>
      <w:r w:rsidR="00A304F2">
        <w:rPr>
          <w:rFonts w:ascii="Arial" w:hAnsi="Arial" w:cs="Arial"/>
          <w:b/>
          <w:sz w:val="24"/>
          <w:szCs w:val="24"/>
        </w:rPr>
        <w:t>Монтаж станционного оборудования</w:t>
      </w:r>
      <w:r w:rsidRPr="00721E7C">
        <w:rPr>
          <w:rFonts w:ascii="Arial" w:hAnsi="Arial" w:cs="Arial"/>
          <w:b/>
          <w:sz w:val="24"/>
          <w:szCs w:val="24"/>
        </w:rPr>
        <w:t>.</w:t>
      </w:r>
      <w:bookmarkEnd w:id="19"/>
    </w:p>
    <w:p w:rsidR="00721E7C" w:rsidRPr="00AE5FD8" w:rsidRDefault="00A304F2" w:rsidP="00721E7C">
      <w:pPr>
        <w:autoSpaceDE w:val="0"/>
        <w:autoSpaceDN w:val="0"/>
        <w:adjustRightInd w:val="0"/>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данном модуле оценивается умение конкурсантов правильно собрать оборудование согласно инструкции производителя. Необходимо так же уметь правильно разместить оборудование согласно рабочемго проекто или схемы размещения. Оборудование должно быть собрано полностью</w:t>
      </w:r>
      <w:r w:rsidR="006F777D">
        <w:rPr>
          <w:rFonts w:ascii="Times New Roman" w:hAnsi="Times New Roman" w:cs="Times New Roman"/>
          <w:sz w:val="28"/>
          <w:szCs w:val="28"/>
        </w:rPr>
        <w:t xml:space="preserve"> и размещено в рабочей зоне участников. </w:t>
      </w:r>
      <w:r>
        <w:rPr>
          <w:rFonts w:ascii="Times New Roman" w:hAnsi="Times New Roman" w:cs="Times New Roman"/>
          <w:sz w:val="28"/>
          <w:szCs w:val="28"/>
        </w:rPr>
        <w:t xml:space="preserve"> </w:t>
      </w:r>
      <w:r w:rsidR="006F777D">
        <w:rPr>
          <w:rFonts w:ascii="Times New Roman" w:hAnsi="Times New Roman" w:cs="Times New Roman"/>
          <w:sz w:val="28"/>
          <w:szCs w:val="28"/>
        </w:rPr>
        <w:t xml:space="preserve">В некоторых случаях (предусмотренных конкурсным заданием), участникам самим необходимо распланировать установку оборудования на конкурсной площадке, а так-же уметь сделать план размещенного оборудования. </w:t>
      </w:r>
    </w:p>
    <w:p w:rsidR="00AE5FD8" w:rsidRDefault="00AE5FD8" w:rsidP="00721E7C">
      <w:pPr>
        <w:autoSpaceDE w:val="0"/>
        <w:autoSpaceDN w:val="0"/>
        <w:adjustRightInd w:val="0"/>
        <w:spacing w:after="0" w:line="360" w:lineRule="auto"/>
        <w:ind w:firstLine="709"/>
        <w:jc w:val="both"/>
        <w:rPr>
          <w:rFonts w:ascii="Arial" w:hAnsi="Arial" w:cs="Arial"/>
          <w:b/>
          <w:sz w:val="24"/>
          <w:szCs w:val="24"/>
        </w:rPr>
      </w:pPr>
    </w:p>
    <w:p w:rsidR="00721E7C" w:rsidRDefault="00B37001" w:rsidP="00721E7C">
      <w:pPr>
        <w:autoSpaceDE w:val="0"/>
        <w:autoSpaceDN w:val="0"/>
        <w:adjustRightInd w:val="0"/>
        <w:spacing w:after="0" w:line="360" w:lineRule="auto"/>
        <w:ind w:firstLine="709"/>
        <w:jc w:val="both"/>
        <w:rPr>
          <w:rFonts w:ascii="Arial" w:hAnsi="Arial" w:cs="Arial"/>
          <w:b/>
          <w:sz w:val="24"/>
          <w:szCs w:val="24"/>
        </w:rPr>
      </w:pPr>
      <w:r>
        <w:rPr>
          <w:rFonts w:ascii="Arial" w:hAnsi="Arial" w:cs="Arial"/>
          <w:b/>
          <w:sz w:val="24"/>
          <w:szCs w:val="24"/>
        </w:rPr>
        <w:t>Модуль B</w:t>
      </w:r>
      <w:r w:rsidR="00AE5FD8">
        <w:rPr>
          <w:rFonts w:ascii="Arial" w:hAnsi="Arial" w:cs="Arial"/>
          <w:b/>
          <w:sz w:val="24"/>
          <w:szCs w:val="24"/>
        </w:rPr>
        <w:t>:</w:t>
      </w:r>
      <w:r w:rsidR="006F777D" w:rsidRPr="006F777D">
        <w:rPr>
          <w:b/>
          <w:sz w:val="28"/>
          <w:szCs w:val="28"/>
        </w:rPr>
        <w:t xml:space="preserve"> </w:t>
      </w:r>
      <w:r w:rsidR="006F777D">
        <w:rPr>
          <w:b/>
          <w:sz w:val="28"/>
          <w:szCs w:val="28"/>
        </w:rPr>
        <w:t>Входной контроль кабеля</w:t>
      </w:r>
      <w:r w:rsidR="00721E7C" w:rsidRPr="008407A4">
        <w:rPr>
          <w:rFonts w:ascii="Arial" w:hAnsi="Arial" w:cs="Arial"/>
          <w:b/>
          <w:sz w:val="24"/>
          <w:szCs w:val="24"/>
        </w:rPr>
        <w:t>.</w:t>
      </w:r>
      <w:bookmarkEnd w:id="18"/>
    </w:p>
    <w:p w:rsidR="006F777D" w:rsidRPr="006F777D" w:rsidRDefault="006F777D" w:rsidP="00721E7C">
      <w:pPr>
        <w:autoSpaceDE w:val="0"/>
        <w:autoSpaceDN w:val="0"/>
        <w:adjustRightInd w:val="0"/>
        <w:spacing w:after="0" w:line="360" w:lineRule="auto"/>
        <w:ind w:firstLine="709"/>
        <w:jc w:val="both"/>
        <w:rPr>
          <w:rFonts w:ascii="Times New Roman" w:hAnsi="Times New Roman" w:cs="Times New Roman"/>
          <w:sz w:val="28"/>
          <w:szCs w:val="28"/>
        </w:rPr>
      </w:pPr>
      <w:r w:rsidRPr="006F777D">
        <w:rPr>
          <w:rFonts w:ascii="Times New Roman" w:hAnsi="Times New Roman" w:cs="Times New Roman"/>
          <w:sz w:val="28"/>
          <w:szCs w:val="28"/>
        </w:rPr>
        <w:lastRenderedPageBreak/>
        <w:t>В данном модуле оценивается умение участников подготовить кабель к основным работам. Необходимо уметь правильно провести входной контроль кабеля, а так</w:t>
      </w:r>
      <w:r>
        <w:rPr>
          <w:rFonts w:ascii="Times New Roman" w:hAnsi="Times New Roman" w:cs="Times New Roman"/>
          <w:sz w:val="28"/>
          <w:szCs w:val="28"/>
        </w:rPr>
        <w:t xml:space="preserve"> </w:t>
      </w:r>
      <w:r w:rsidRPr="006F777D">
        <w:rPr>
          <w:rFonts w:ascii="Times New Roman" w:hAnsi="Times New Roman" w:cs="Times New Roman"/>
          <w:sz w:val="28"/>
          <w:szCs w:val="28"/>
        </w:rPr>
        <w:t>-</w:t>
      </w:r>
      <w:r>
        <w:rPr>
          <w:rFonts w:ascii="Times New Roman" w:hAnsi="Times New Roman" w:cs="Times New Roman"/>
          <w:sz w:val="28"/>
          <w:szCs w:val="28"/>
        </w:rPr>
        <w:t xml:space="preserve"> </w:t>
      </w:r>
      <w:r w:rsidRPr="006F777D">
        <w:rPr>
          <w:rFonts w:ascii="Times New Roman" w:hAnsi="Times New Roman" w:cs="Times New Roman"/>
          <w:sz w:val="28"/>
          <w:szCs w:val="28"/>
        </w:rPr>
        <w:t xml:space="preserve">же провести визуальный осмотр кабеля. </w:t>
      </w:r>
    </w:p>
    <w:p w:rsidR="006F777D" w:rsidRDefault="006F777D" w:rsidP="006F777D">
      <w:pPr>
        <w:autoSpaceDE w:val="0"/>
        <w:autoSpaceDN w:val="0"/>
        <w:adjustRightInd w:val="0"/>
        <w:spacing w:after="0" w:line="360" w:lineRule="auto"/>
        <w:ind w:firstLine="709"/>
        <w:jc w:val="both"/>
        <w:rPr>
          <w:rFonts w:ascii="Arial" w:hAnsi="Arial" w:cs="Arial"/>
          <w:b/>
          <w:sz w:val="24"/>
          <w:szCs w:val="24"/>
        </w:rPr>
      </w:pPr>
    </w:p>
    <w:p w:rsidR="006F777D" w:rsidRDefault="006F777D" w:rsidP="006F777D">
      <w:pPr>
        <w:autoSpaceDE w:val="0"/>
        <w:autoSpaceDN w:val="0"/>
        <w:adjustRightInd w:val="0"/>
        <w:spacing w:after="0" w:line="360" w:lineRule="auto"/>
        <w:ind w:firstLine="709"/>
        <w:jc w:val="both"/>
        <w:rPr>
          <w:rFonts w:ascii="Arial" w:hAnsi="Arial" w:cs="Arial"/>
          <w:b/>
          <w:sz w:val="24"/>
          <w:szCs w:val="24"/>
        </w:rPr>
      </w:pPr>
      <w:r>
        <w:rPr>
          <w:rFonts w:ascii="Arial" w:hAnsi="Arial" w:cs="Arial"/>
          <w:b/>
          <w:sz w:val="24"/>
          <w:szCs w:val="24"/>
        </w:rPr>
        <w:t>Модуль С:</w:t>
      </w:r>
      <w:r w:rsidRPr="006F777D">
        <w:rPr>
          <w:b/>
          <w:sz w:val="28"/>
          <w:szCs w:val="28"/>
        </w:rPr>
        <w:t xml:space="preserve"> </w:t>
      </w:r>
      <w:r>
        <w:rPr>
          <w:b/>
          <w:sz w:val="28"/>
          <w:szCs w:val="28"/>
        </w:rPr>
        <w:t>Монтаж оптических КРОССов</w:t>
      </w:r>
      <w:r w:rsidRPr="008407A4">
        <w:rPr>
          <w:rFonts w:ascii="Arial" w:hAnsi="Arial" w:cs="Arial"/>
          <w:b/>
          <w:sz w:val="24"/>
          <w:szCs w:val="24"/>
        </w:rPr>
        <w:t>.</w:t>
      </w:r>
    </w:p>
    <w:p w:rsidR="00721E7C" w:rsidRPr="00AE5FD8" w:rsidRDefault="00721E7C"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В данном разделе оцениваются знания и умения участников, и</w:t>
      </w:r>
      <w:r w:rsidR="006F777D">
        <w:rPr>
          <w:rFonts w:ascii="Times New Roman" w:hAnsi="Times New Roman" w:cs="Times New Roman"/>
          <w:sz w:val="28"/>
          <w:szCs w:val="28"/>
        </w:rPr>
        <w:t>спользуемые при монтаже КРОСС (ШКОС)</w:t>
      </w:r>
      <w:r w:rsidRPr="00AE5FD8">
        <w:rPr>
          <w:rFonts w:ascii="Times New Roman" w:hAnsi="Times New Roman" w:cs="Times New Roman"/>
          <w:sz w:val="28"/>
          <w:szCs w:val="28"/>
        </w:rPr>
        <w:t>. Знание проц</w:t>
      </w:r>
      <w:r w:rsidR="00D62C94">
        <w:rPr>
          <w:rFonts w:ascii="Times New Roman" w:hAnsi="Times New Roman" w:cs="Times New Roman"/>
          <w:sz w:val="28"/>
          <w:szCs w:val="28"/>
        </w:rPr>
        <w:t>есса правильного монтажа ШКОС</w:t>
      </w:r>
      <w:r w:rsidRPr="00AE5FD8">
        <w:rPr>
          <w:rFonts w:ascii="Times New Roman" w:hAnsi="Times New Roman" w:cs="Times New Roman"/>
          <w:sz w:val="28"/>
          <w:szCs w:val="28"/>
        </w:rPr>
        <w:t xml:space="preserve">, </w:t>
      </w:r>
      <w:r w:rsidR="006F777D">
        <w:rPr>
          <w:rFonts w:ascii="Times New Roman" w:hAnsi="Times New Roman" w:cs="Times New Roman"/>
          <w:sz w:val="28"/>
          <w:szCs w:val="28"/>
        </w:rPr>
        <w:t>одно из главных знаний при строительстве и эксплуатации ВОЛП</w:t>
      </w:r>
      <w:r w:rsidRPr="00AE5FD8">
        <w:rPr>
          <w:rFonts w:ascii="Times New Roman" w:hAnsi="Times New Roman" w:cs="Times New Roman"/>
          <w:sz w:val="28"/>
          <w:szCs w:val="28"/>
        </w:rPr>
        <w:t xml:space="preserve">. Умение правильно (согласно инструкциям и паспорту на кабель) завести его в ШКОС является важной частью строительства и эксплуатации ВОЛП. </w:t>
      </w:r>
      <w:r w:rsidR="00D62C94">
        <w:rPr>
          <w:rFonts w:ascii="Times New Roman" w:hAnsi="Times New Roman" w:cs="Times New Roman"/>
          <w:sz w:val="28"/>
          <w:szCs w:val="28"/>
        </w:rPr>
        <w:t xml:space="preserve">Правильно установить оптический КРОСС – задача выполнение которой позволит эксплуатировать волоконно-оптическую линию долгие годы без повреждений. </w:t>
      </w:r>
    </w:p>
    <w:p w:rsidR="00721E7C" w:rsidRDefault="00721E7C" w:rsidP="00721E7C">
      <w:pPr>
        <w:pStyle w:val="aff1"/>
        <w:tabs>
          <w:tab w:val="left" w:pos="851"/>
          <w:tab w:val="left" w:pos="1985"/>
          <w:tab w:val="left" w:pos="3119"/>
        </w:tabs>
        <w:spacing w:after="0"/>
        <w:ind w:left="0"/>
        <w:jc w:val="both"/>
        <w:rPr>
          <w:rFonts w:ascii="Arial" w:hAnsi="Arial" w:cs="Arial"/>
          <w:color w:val="000000" w:themeColor="text1"/>
          <w:sz w:val="24"/>
          <w:szCs w:val="24"/>
        </w:rPr>
      </w:pPr>
    </w:p>
    <w:p w:rsidR="00D62C94" w:rsidRDefault="00D62C94" w:rsidP="00D62C94">
      <w:pPr>
        <w:autoSpaceDE w:val="0"/>
        <w:autoSpaceDN w:val="0"/>
        <w:adjustRightInd w:val="0"/>
        <w:spacing w:after="0" w:line="360" w:lineRule="auto"/>
        <w:ind w:firstLine="709"/>
        <w:jc w:val="both"/>
        <w:rPr>
          <w:rFonts w:ascii="Arial" w:hAnsi="Arial" w:cs="Arial"/>
          <w:b/>
          <w:sz w:val="24"/>
          <w:szCs w:val="24"/>
        </w:rPr>
      </w:pPr>
      <w:r>
        <w:rPr>
          <w:rFonts w:ascii="Arial" w:hAnsi="Arial" w:cs="Arial"/>
          <w:b/>
          <w:sz w:val="24"/>
          <w:szCs w:val="24"/>
        </w:rPr>
        <w:t xml:space="preserve">Модуль </w:t>
      </w:r>
      <w:r>
        <w:rPr>
          <w:rFonts w:ascii="Arial" w:hAnsi="Arial" w:cs="Arial"/>
          <w:b/>
          <w:sz w:val="24"/>
          <w:szCs w:val="24"/>
          <w:lang w:val="en-US"/>
        </w:rPr>
        <w:t>D</w:t>
      </w:r>
      <w:r>
        <w:rPr>
          <w:rFonts w:ascii="Arial" w:hAnsi="Arial" w:cs="Arial"/>
          <w:b/>
          <w:sz w:val="24"/>
          <w:szCs w:val="24"/>
        </w:rPr>
        <w:t>:</w:t>
      </w:r>
      <w:r w:rsidRPr="006F777D">
        <w:rPr>
          <w:b/>
          <w:sz w:val="28"/>
          <w:szCs w:val="28"/>
        </w:rPr>
        <w:t xml:space="preserve"> </w:t>
      </w:r>
      <w:r>
        <w:rPr>
          <w:b/>
          <w:sz w:val="28"/>
          <w:szCs w:val="28"/>
        </w:rPr>
        <w:t>Монтаж оптических муфт</w:t>
      </w:r>
      <w:r w:rsidRPr="008407A4">
        <w:rPr>
          <w:rFonts w:ascii="Arial" w:hAnsi="Arial" w:cs="Arial"/>
          <w:b/>
          <w:sz w:val="24"/>
          <w:szCs w:val="24"/>
        </w:rPr>
        <w:t>.</w:t>
      </w:r>
    </w:p>
    <w:p w:rsidR="00D62C94" w:rsidRPr="008F434A" w:rsidRDefault="00D62C94" w:rsidP="009C3FA5">
      <w:pPr>
        <w:pStyle w:val="aff1"/>
        <w:tabs>
          <w:tab w:val="left" w:pos="851"/>
          <w:tab w:val="left" w:pos="1985"/>
          <w:tab w:val="left" w:pos="3119"/>
        </w:tabs>
        <w:spacing w:after="0" w:line="360" w:lineRule="auto"/>
        <w:ind w:left="0"/>
        <w:jc w:val="both"/>
        <w:rPr>
          <w:rFonts w:ascii="Times New Roman" w:eastAsiaTheme="minorHAnsi" w:hAnsi="Times New Roman"/>
          <w:sz w:val="28"/>
          <w:szCs w:val="28"/>
        </w:rPr>
      </w:pPr>
      <w:r>
        <w:rPr>
          <w:rFonts w:ascii="Times New Roman" w:eastAsiaTheme="minorHAnsi" w:hAnsi="Times New Roman"/>
          <w:sz w:val="28"/>
          <w:szCs w:val="28"/>
        </w:rPr>
        <w:tab/>
      </w:r>
      <w:r w:rsidRPr="00D62C94">
        <w:rPr>
          <w:rFonts w:ascii="Times New Roman" w:eastAsiaTheme="minorHAnsi" w:hAnsi="Times New Roman"/>
          <w:sz w:val="28"/>
          <w:szCs w:val="28"/>
        </w:rPr>
        <w:t>В данном разделе оцениваются знания и умения участников, используемые при монтаже оптических муфт.</w:t>
      </w:r>
      <w:r>
        <w:rPr>
          <w:rFonts w:ascii="Times New Roman" w:eastAsiaTheme="minorHAnsi" w:hAnsi="Times New Roman"/>
          <w:sz w:val="28"/>
          <w:szCs w:val="28"/>
        </w:rPr>
        <w:t xml:space="preserve"> Правильный монтаж муфты – это основа всех работ при строительстве волоконно-оптических линий передач. Правильной монтаж муфты позволяет сохранить места соединения волокон под зашитой и предохраняет от повреждения особо уязвимую часть волоконно- оптической линии передач. Волокно уложенные в правильном направлении (согласно инструкции и паспорта на кабель) </w:t>
      </w:r>
      <w:r w:rsidR="008F434A">
        <w:rPr>
          <w:rFonts w:ascii="Times New Roman" w:eastAsiaTheme="minorHAnsi" w:hAnsi="Times New Roman"/>
          <w:sz w:val="28"/>
          <w:szCs w:val="28"/>
        </w:rPr>
        <w:t xml:space="preserve">позволяют в дальнейшем проводить работы по подключению новых станций, а соответственно и новых абонентов. </w:t>
      </w:r>
      <w:r w:rsidR="008F434A" w:rsidRPr="009C3FA5">
        <w:rPr>
          <w:rFonts w:ascii="Times New Roman" w:eastAsiaTheme="minorHAnsi" w:hAnsi="Times New Roman"/>
          <w:sz w:val="28"/>
          <w:szCs w:val="28"/>
        </w:rPr>
        <w:t>C</w:t>
      </w:r>
      <w:r w:rsidR="008F434A" w:rsidRPr="008F434A">
        <w:rPr>
          <w:rFonts w:ascii="Times New Roman" w:eastAsiaTheme="minorHAnsi" w:hAnsi="Times New Roman"/>
          <w:sz w:val="28"/>
          <w:szCs w:val="28"/>
        </w:rPr>
        <w:t xml:space="preserve"> </w:t>
      </w:r>
      <w:r w:rsidR="008F434A">
        <w:rPr>
          <w:rFonts w:ascii="Times New Roman" w:eastAsiaTheme="minorHAnsi" w:hAnsi="Times New Roman"/>
          <w:sz w:val="28"/>
          <w:szCs w:val="28"/>
        </w:rPr>
        <w:t xml:space="preserve">помощью оптических муфт устраняют повреждения на волоконно- оптических линиях передач. </w:t>
      </w:r>
    </w:p>
    <w:p w:rsidR="00721E7C" w:rsidRPr="00C35A57" w:rsidRDefault="00721E7C" w:rsidP="00721E7C">
      <w:pPr>
        <w:pStyle w:val="aff1"/>
        <w:tabs>
          <w:tab w:val="left" w:pos="851"/>
          <w:tab w:val="left" w:pos="1985"/>
          <w:tab w:val="left" w:pos="3119"/>
        </w:tabs>
        <w:spacing w:after="0"/>
        <w:ind w:left="0"/>
        <w:rPr>
          <w:rFonts w:ascii="Arial" w:hAnsi="Arial" w:cs="Arial"/>
          <w:sz w:val="24"/>
          <w:szCs w:val="24"/>
        </w:rPr>
      </w:pPr>
    </w:p>
    <w:p w:rsidR="00721E7C" w:rsidRDefault="00AE5FD8" w:rsidP="00AE5FD8">
      <w:pPr>
        <w:pStyle w:val="aff1"/>
        <w:tabs>
          <w:tab w:val="left" w:pos="851"/>
          <w:tab w:val="left" w:pos="1985"/>
          <w:tab w:val="left" w:pos="3119"/>
        </w:tabs>
        <w:spacing w:after="0"/>
        <w:ind w:left="0" w:firstLine="709"/>
        <w:outlineLvl w:val="2"/>
        <w:rPr>
          <w:rFonts w:ascii="Arial" w:hAnsi="Arial" w:cs="Arial"/>
          <w:b/>
          <w:sz w:val="24"/>
          <w:szCs w:val="24"/>
        </w:rPr>
      </w:pPr>
      <w:bookmarkStart w:id="20" w:name="_Toc470796201"/>
      <w:r>
        <w:rPr>
          <w:rFonts w:ascii="Arial" w:hAnsi="Arial" w:cs="Arial"/>
          <w:b/>
          <w:sz w:val="24"/>
          <w:szCs w:val="24"/>
        </w:rPr>
        <w:t xml:space="preserve">Модуль </w:t>
      </w:r>
      <w:r w:rsidR="008F434A" w:rsidRPr="008F434A">
        <w:rPr>
          <w:rFonts w:ascii="Arial" w:hAnsi="Arial" w:cs="Arial"/>
          <w:b/>
          <w:sz w:val="24"/>
          <w:szCs w:val="24"/>
        </w:rPr>
        <w:t>Е</w:t>
      </w:r>
      <w:r>
        <w:rPr>
          <w:rFonts w:ascii="Arial" w:hAnsi="Arial" w:cs="Arial"/>
          <w:b/>
          <w:sz w:val="24"/>
          <w:szCs w:val="24"/>
        </w:rPr>
        <w:t xml:space="preserve">: </w:t>
      </w:r>
      <w:r w:rsidR="008F434A">
        <w:rPr>
          <w:b/>
          <w:sz w:val="28"/>
          <w:szCs w:val="28"/>
        </w:rPr>
        <w:t>Измерения параметров смонтированной линии</w:t>
      </w:r>
      <w:r w:rsidR="00721E7C" w:rsidRPr="008407A4">
        <w:rPr>
          <w:rFonts w:ascii="Arial" w:hAnsi="Arial" w:cs="Arial"/>
          <w:b/>
          <w:sz w:val="24"/>
          <w:szCs w:val="24"/>
        </w:rPr>
        <w:t>.</w:t>
      </w:r>
      <w:bookmarkEnd w:id="20"/>
    </w:p>
    <w:p w:rsidR="00721E7C" w:rsidRPr="00AE5FD8" w:rsidRDefault="00721E7C" w:rsidP="009C3FA5">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 xml:space="preserve">Измерения – неотъемлемая часть процесса эксплуатации и строительства. Правильно сделанные измерения при входном контроле позволяют устранить некачественный кабель (волокно) до момента начала строительства. Во время </w:t>
      </w:r>
      <w:r w:rsidRPr="00AE5FD8">
        <w:rPr>
          <w:rFonts w:ascii="Times New Roman" w:hAnsi="Times New Roman" w:cs="Times New Roman"/>
          <w:sz w:val="28"/>
          <w:szCs w:val="28"/>
        </w:rPr>
        <w:lastRenderedPageBreak/>
        <w:t>строительства, а именно сборки линии воедино измерения и контроль монтируемых муфт позволяет снизить общее затухание на построенных линиях.</w:t>
      </w:r>
    </w:p>
    <w:p w:rsidR="00721E7C" w:rsidRPr="00C35A57" w:rsidRDefault="00721E7C" w:rsidP="00721E7C">
      <w:pPr>
        <w:pStyle w:val="aff1"/>
        <w:tabs>
          <w:tab w:val="left" w:pos="851"/>
          <w:tab w:val="left" w:pos="1985"/>
          <w:tab w:val="left" w:pos="3119"/>
        </w:tabs>
        <w:spacing w:after="0"/>
        <w:ind w:left="0"/>
        <w:rPr>
          <w:rFonts w:ascii="Arial" w:hAnsi="Arial" w:cs="Arial"/>
          <w:sz w:val="24"/>
          <w:szCs w:val="24"/>
        </w:rPr>
      </w:pPr>
    </w:p>
    <w:p w:rsidR="00721E7C" w:rsidRDefault="008F434A" w:rsidP="00B37001">
      <w:pPr>
        <w:pStyle w:val="aff1"/>
        <w:tabs>
          <w:tab w:val="left" w:pos="851"/>
          <w:tab w:val="left" w:pos="1985"/>
          <w:tab w:val="left" w:pos="3119"/>
        </w:tabs>
        <w:spacing w:after="0"/>
        <w:ind w:left="0" w:firstLine="709"/>
        <w:outlineLvl w:val="2"/>
        <w:rPr>
          <w:rFonts w:ascii="Arial" w:hAnsi="Arial" w:cs="Arial"/>
          <w:b/>
          <w:sz w:val="24"/>
          <w:szCs w:val="24"/>
        </w:rPr>
      </w:pPr>
      <w:bookmarkStart w:id="21" w:name="_Toc470796202"/>
      <w:r>
        <w:rPr>
          <w:rFonts w:ascii="Arial" w:hAnsi="Arial" w:cs="Arial"/>
          <w:b/>
          <w:sz w:val="24"/>
          <w:szCs w:val="24"/>
        </w:rPr>
        <w:t xml:space="preserve">Модуль </w:t>
      </w:r>
      <w:r>
        <w:rPr>
          <w:rFonts w:ascii="Arial" w:hAnsi="Arial" w:cs="Arial"/>
          <w:b/>
          <w:sz w:val="24"/>
          <w:szCs w:val="24"/>
          <w:lang w:val="en-US"/>
        </w:rPr>
        <w:t>F</w:t>
      </w:r>
      <w:r w:rsidR="00AE5FD8">
        <w:rPr>
          <w:rFonts w:ascii="Arial" w:hAnsi="Arial" w:cs="Arial"/>
          <w:b/>
          <w:sz w:val="24"/>
          <w:szCs w:val="24"/>
        </w:rPr>
        <w:t xml:space="preserve">: </w:t>
      </w:r>
      <w:r>
        <w:rPr>
          <w:b/>
          <w:sz w:val="28"/>
          <w:szCs w:val="28"/>
        </w:rPr>
        <w:t>Поиск повреждения с помощью оптического рефлектометра</w:t>
      </w:r>
      <w:r w:rsidR="00721E7C" w:rsidRPr="008407A4">
        <w:rPr>
          <w:rFonts w:ascii="Arial" w:hAnsi="Arial" w:cs="Arial"/>
          <w:b/>
          <w:sz w:val="24"/>
          <w:szCs w:val="24"/>
        </w:rPr>
        <w:t>.</w:t>
      </w:r>
      <w:bookmarkEnd w:id="21"/>
    </w:p>
    <w:p w:rsidR="00721E7C" w:rsidRPr="00AE5FD8" w:rsidRDefault="00721E7C" w:rsidP="009C3FA5">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Поиск и устранение неисправности – основной процесс эксплуатации.  Чем быстрее и точнее мы определим место повр</w:t>
      </w:r>
      <w:r w:rsidR="00AE5FD8">
        <w:rPr>
          <w:rFonts w:ascii="Times New Roman" w:hAnsi="Times New Roman" w:cs="Times New Roman"/>
          <w:sz w:val="28"/>
          <w:szCs w:val="28"/>
        </w:rPr>
        <w:t>еждения – тем быстрее аварийно-</w:t>
      </w:r>
      <w:r w:rsidRPr="00AE5FD8">
        <w:rPr>
          <w:rFonts w:ascii="Times New Roman" w:hAnsi="Times New Roman" w:cs="Times New Roman"/>
          <w:sz w:val="28"/>
          <w:szCs w:val="28"/>
        </w:rPr>
        <w:t>восстановительная бригада устранит неисправность и</w:t>
      </w:r>
      <w:r w:rsidR="00AE5FD8">
        <w:rPr>
          <w:rFonts w:ascii="Times New Roman" w:hAnsi="Times New Roman" w:cs="Times New Roman"/>
          <w:sz w:val="28"/>
          <w:szCs w:val="28"/>
        </w:rPr>
        <w:t xml:space="preserve"> восстановит подачу сигнала по в</w:t>
      </w:r>
      <w:r w:rsidRPr="00AE5FD8">
        <w:rPr>
          <w:rFonts w:ascii="Times New Roman" w:hAnsi="Times New Roman" w:cs="Times New Roman"/>
          <w:sz w:val="28"/>
          <w:szCs w:val="28"/>
        </w:rPr>
        <w:t>олоконно-оптической линии передачи.</w:t>
      </w:r>
    </w:p>
    <w:p w:rsidR="008F434A" w:rsidRDefault="008F434A" w:rsidP="008F434A">
      <w:pPr>
        <w:pStyle w:val="aff1"/>
        <w:tabs>
          <w:tab w:val="left" w:pos="851"/>
          <w:tab w:val="left" w:pos="1985"/>
          <w:tab w:val="left" w:pos="3119"/>
        </w:tabs>
        <w:spacing w:after="0"/>
        <w:ind w:left="0"/>
        <w:rPr>
          <w:rFonts w:ascii="Arial" w:hAnsi="Arial" w:cs="Arial"/>
          <w:b/>
          <w:sz w:val="24"/>
          <w:szCs w:val="24"/>
        </w:rPr>
      </w:pPr>
      <w:r>
        <w:rPr>
          <w:rFonts w:ascii="Arial" w:hAnsi="Arial" w:cs="Arial"/>
          <w:b/>
          <w:sz w:val="24"/>
          <w:szCs w:val="24"/>
        </w:rPr>
        <w:tab/>
      </w:r>
    </w:p>
    <w:p w:rsidR="00721E7C" w:rsidRDefault="008F434A" w:rsidP="008F434A">
      <w:pPr>
        <w:pStyle w:val="aff1"/>
        <w:tabs>
          <w:tab w:val="left" w:pos="851"/>
          <w:tab w:val="left" w:pos="1985"/>
          <w:tab w:val="left" w:pos="3119"/>
        </w:tabs>
        <w:spacing w:after="0"/>
        <w:ind w:left="0"/>
        <w:rPr>
          <w:b/>
          <w:sz w:val="28"/>
          <w:szCs w:val="28"/>
        </w:rPr>
      </w:pPr>
      <w:r>
        <w:rPr>
          <w:rFonts w:ascii="Arial" w:hAnsi="Arial" w:cs="Arial"/>
          <w:b/>
          <w:sz w:val="24"/>
          <w:szCs w:val="24"/>
        </w:rPr>
        <w:tab/>
        <w:t xml:space="preserve">Модуль </w:t>
      </w:r>
      <w:r>
        <w:rPr>
          <w:rFonts w:ascii="Arial" w:hAnsi="Arial" w:cs="Arial"/>
          <w:b/>
          <w:sz w:val="24"/>
          <w:szCs w:val="24"/>
          <w:lang w:val="en-US"/>
        </w:rPr>
        <w:t>F</w:t>
      </w:r>
      <w:r>
        <w:rPr>
          <w:rFonts w:ascii="Arial" w:hAnsi="Arial" w:cs="Arial"/>
          <w:b/>
          <w:sz w:val="24"/>
          <w:szCs w:val="24"/>
        </w:rPr>
        <w:t xml:space="preserve">: </w:t>
      </w:r>
      <w:r>
        <w:rPr>
          <w:b/>
          <w:sz w:val="28"/>
          <w:szCs w:val="28"/>
        </w:rPr>
        <w:t>Подготовка актов и паспортов.</w:t>
      </w:r>
    </w:p>
    <w:p w:rsidR="008F434A" w:rsidRPr="009C3FA5" w:rsidRDefault="009C3FA5" w:rsidP="009C3FA5">
      <w:pPr>
        <w:pStyle w:val="aff1"/>
        <w:tabs>
          <w:tab w:val="left" w:pos="851"/>
          <w:tab w:val="left" w:pos="1985"/>
          <w:tab w:val="left" w:pos="3119"/>
        </w:tabs>
        <w:spacing w:after="0" w:line="360" w:lineRule="auto"/>
        <w:ind w:left="0"/>
        <w:rPr>
          <w:rFonts w:ascii="Times New Roman" w:eastAsiaTheme="minorHAnsi" w:hAnsi="Times New Roman"/>
          <w:sz w:val="28"/>
          <w:szCs w:val="28"/>
        </w:rPr>
      </w:pPr>
      <w:r>
        <w:rPr>
          <w:sz w:val="28"/>
          <w:szCs w:val="28"/>
        </w:rPr>
        <w:tab/>
      </w:r>
      <w:r w:rsidR="008F434A" w:rsidRPr="009C3FA5">
        <w:rPr>
          <w:rFonts w:ascii="Times New Roman" w:eastAsiaTheme="minorHAnsi" w:hAnsi="Times New Roman"/>
          <w:sz w:val="28"/>
          <w:szCs w:val="28"/>
        </w:rPr>
        <w:t xml:space="preserve">Правильно составленные документы при монтаже компонентов волоконно-оптических линий передач – это возможность проводить анализ сопоставляя данные полученные при эксплуатации и данные которые были при строительстве. Данный анализ позволяет предотвратить аварийные ситуации на волоконно-оптических линиях передач и проводить профилактические работы на тех участках где это требуется. </w:t>
      </w:r>
    </w:p>
    <w:p w:rsidR="0064540D" w:rsidRDefault="0064540D" w:rsidP="0029547E">
      <w:pPr>
        <w:autoSpaceDE w:val="0"/>
        <w:autoSpaceDN w:val="0"/>
        <w:adjustRightInd w:val="0"/>
        <w:spacing w:after="0" w:line="360" w:lineRule="auto"/>
        <w:ind w:firstLine="709"/>
        <w:jc w:val="both"/>
        <w:rPr>
          <w:rFonts w:ascii="Times New Roman" w:hAnsi="Times New Roman" w:cs="Times New Roman"/>
          <w:sz w:val="28"/>
          <w:szCs w:val="28"/>
        </w:rPr>
      </w:pPr>
    </w:p>
    <w:p w:rsidR="00DE39D8" w:rsidRPr="00A57976" w:rsidRDefault="00AA2B8A" w:rsidP="00A57976">
      <w:pPr>
        <w:pStyle w:val="-2"/>
        <w:spacing w:before="0" w:after="0"/>
        <w:ind w:firstLine="709"/>
        <w:rPr>
          <w:rFonts w:ascii="Times New Roman" w:hAnsi="Times New Roman"/>
          <w:szCs w:val="28"/>
        </w:rPr>
      </w:pPr>
      <w:bookmarkStart w:id="22" w:name="_Toc489607695"/>
      <w:r>
        <w:rPr>
          <w:rFonts w:ascii="Times New Roman" w:hAnsi="Times New Roman"/>
          <w:szCs w:val="28"/>
        </w:rPr>
        <w:t xml:space="preserve">4.9. </w:t>
      </w:r>
      <w:r w:rsidR="00DE39D8" w:rsidRPr="00A57976">
        <w:rPr>
          <w:rFonts w:ascii="Times New Roman" w:hAnsi="Times New Roman"/>
          <w:szCs w:val="28"/>
        </w:rPr>
        <w:t>РЕГЛАМЕНТ ОЦЕНКИ</w:t>
      </w:r>
      <w:bookmarkEnd w:id="22"/>
    </w:p>
    <w:p w:rsidR="00DE39D8" w:rsidRPr="00A57976" w:rsidRDefault="00DE39D8" w:rsidP="00A57976">
      <w:pPr>
        <w:spacing w:after="0" w:line="360" w:lineRule="auto"/>
        <w:ind w:firstLine="709"/>
        <w:jc w:val="both"/>
        <w:rPr>
          <w:rFonts w:ascii="Times New Roman" w:hAnsi="Times New Roman" w:cs="Times New Roman"/>
          <w:sz w:val="28"/>
          <w:szCs w:val="28"/>
        </w:rPr>
      </w:pPr>
      <w:r w:rsidRPr="00A57976">
        <w:rPr>
          <w:rFonts w:ascii="Times New Roman" w:hAnsi="Times New Roman" w:cs="Times New Roman"/>
          <w:sz w:val="28"/>
          <w:szCs w:val="28"/>
        </w:rPr>
        <w:t>Главный эксперт и Заместитель Главного эксперта обсуждают и распределяют Экспертов по группам (состав группы не менее трех человек) для выставления оценок. Каждая группа должна включать в се</w:t>
      </w:r>
      <w:r w:rsidR="000A1F96">
        <w:rPr>
          <w:rFonts w:ascii="Times New Roman" w:hAnsi="Times New Roman" w:cs="Times New Roman"/>
          <w:sz w:val="28"/>
          <w:szCs w:val="28"/>
        </w:rPr>
        <w:t>бя как минимум одного опытного э</w:t>
      </w:r>
      <w:r w:rsidRPr="00A57976">
        <w:rPr>
          <w:rFonts w:ascii="Times New Roman" w:hAnsi="Times New Roman" w:cs="Times New Roman"/>
          <w:sz w:val="28"/>
          <w:szCs w:val="28"/>
        </w:rPr>
        <w:t>ксперта. Эксперт не оценивает участника из своей организации.</w:t>
      </w:r>
    </w:p>
    <w:p w:rsidR="00185917" w:rsidRDefault="00185917" w:rsidP="00185917">
      <w:pPr>
        <w:spacing w:after="0" w:line="360" w:lineRule="auto"/>
        <w:ind w:firstLine="709"/>
        <w:jc w:val="both"/>
        <w:rPr>
          <w:rFonts w:ascii="Times New Roman" w:hAnsi="Times New Roman" w:cs="Times New Roman"/>
          <w:sz w:val="28"/>
          <w:szCs w:val="28"/>
        </w:rPr>
      </w:pPr>
      <w:r w:rsidRPr="00185917">
        <w:rPr>
          <w:rFonts w:ascii="Arial" w:hAnsi="Arial" w:cs="Arial"/>
          <w:color w:val="000000" w:themeColor="text1"/>
          <w:sz w:val="24"/>
          <w:szCs w:val="24"/>
        </w:rPr>
        <w:t xml:space="preserve"> </w:t>
      </w:r>
      <w:r>
        <w:rPr>
          <w:rFonts w:ascii="Arial" w:hAnsi="Arial" w:cs="Arial"/>
          <w:color w:val="000000" w:themeColor="text1"/>
          <w:sz w:val="24"/>
          <w:szCs w:val="24"/>
        </w:rPr>
        <w:tab/>
      </w:r>
      <w:r w:rsidRPr="00185917">
        <w:rPr>
          <w:rFonts w:ascii="Times New Roman" w:hAnsi="Times New Roman" w:cs="Times New Roman"/>
          <w:sz w:val="28"/>
          <w:szCs w:val="28"/>
        </w:rPr>
        <w:t xml:space="preserve">Во время проведения конкурса за каждым рабочим местом закреплён судья из числа экспертов компатриотов, который выбирается путём жеребьёвки из представителей руководителей команд. Руководитель команды – Компатриот, не может судить команду участников, которую он представляет. Также определяется общая группа экспертов наблюдателей, которая контролирует работу всех участников на площадке. Общая группа экспертов так же наблюдает </w:t>
      </w:r>
      <w:r w:rsidRPr="00185917">
        <w:rPr>
          <w:rFonts w:ascii="Times New Roman" w:hAnsi="Times New Roman" w:cs="Times New Roman"/>
          <w:sz w:val="28"/>
          <w:szCs w:val="28"/>
        </w:rPr>
        <w:lastRenderedPageBreak/>
        <w:t>за работой закреплённых на площадке судей и помогает им фиксировать спорные моменты в работе команды участников.</w:t>
      </w:r>
    </w:p>
    <w:p w:rsidR="00214531" w:rsidRPr="00214531" w:rsidRDefault="00214531" w:rsidP="00214531">
      <w:pPr>
        <w:spacing w:after="0" w:line="360" w:lineRule="auto"/>
        <w:ind w:firstLine="709"/>
        <w:jc w:val="both"/>
        <w:rPr>
          <w:rFonts w:ascii="Times New Roman" w:hAnsi="Times New Roman" w:cs="Times New Roman"/>
          <w:sz w:val="28"/>
          <w:szCs w:val="28"/>
        </w:rPr>
      </w:pPr>
      <w:r w:rsidRPr="00214531">
        <w:rPr>
          <w:rFonts w:ascii="Times New Roman" w:hAnsi="Times New Roman" w:cs="Times New Roman"/>
          <w:sz w:val="28"/>
          <w:szCs w:val="28"/>
        </w:rPr>
        <w:t xml:space="preserve">Оценка  выполненной работы команды участников, во время проведения конкурса, проводится по заранее сформированной и утверждённой критериям и аспектам, сформированным  с соблюдением всех нормативных требований к выполнению каждого технологического процесса, описанного в конкурсном задании. </w:t>
      </w:r>
    </w:p>
    <w:p w:rsidR="00214531" w:rsidRPr="00214531" w:rsidRDefault="00214531" w:rsidP="00214531">
      <w:pPr>
        <w:spacing w:after="0" w:line="360" w:lineRule="auto"/>
        <w:ind w:firstLine="709"/>
        <w:jc w:val="both"/>
        <w:rPr>
          <w:rFonts w:ascii="Times New Roman" w:hAnsi="Times New Roman" w:cs="Times New Roman"/>
          <w:sz w:val="28"/>
          <w:szCs w:val="28"/>
        </w:rPr>
      </w:pPr>
      <w:r w:rsidRPr="00214531">
        <w:rPr>
          <w:rFonts w:ascii="Times New Roman" w:hAnsi="Times New Roman" w:cs="Times New Roman"/>
          <w:sz w:val="28"/>
          <w:szCs w:val="28"/>
        </w:rPr>
        <w:t>Описание по оценке каждого аспекта, сформировано на основе экспертного мнения рабочей группы данной компетенции и соответствует всем технологическим требованиям и нормам регламентирующих документов, таких как справочники РД и инструкции по эксплуатации оборудования.</w:t>
      </w:r>
    </w:p>
    <w:p w:rsidR="00DE39D8" w:rsidRPr="009955F8" w:rsidRDefault="00DE39D8" w:rsidP="00DE39D8">
      <w:pPr>
        <w:pStyle w:val="-1"/>
        <w:rPr>
          <w:rFonts w:ascii="Times New Roman" w:hAnsi="Times New Roman"/>
          <w:sz w:val="34"/>
          <w:szCs w:val="34"/>
        </w:rPr>
      </w:pPr>
      <w:bookmarkStart w:id="23" w:name="_Toc489607696"/>
      <w:r w:rsidRPr="009955F8">
        <w:rPr>
          <w:rFonts w:ascii="Times New Roman" w:hAnsi="Times New Roman"/>
          <w:sz w:val="34"/>
          <w:szCs w:val="34"/>
        </w:rPr>
        <w:t>5. КОНКУРСНОЕ ЗАДАНИЕ</w:t>
      </w:r>
      <w:bookmarkEnd w:id="23"/>
    </w:p>
    <w:p w:rsidR="00DE39D8" w:rsidRPr="00A57976" w:rsidRDefault="00AA2B8A" w:rsidP="00A57976">
      <w:pPr>
        <w:pStyle w:val="-2"/>
        <w:spacing w:before="0" w:after="0"/>
        <w:ind w:firstLine="709"/>
        <w:rPr>
          <w:rFonts w:ascii="Times New Roman" w:hAnsi="Times New Roman"/>
          <w:szCs w:val="28"/>
        </w:rPr>
      </w:pPr>
      <w:bookmarkStart w:id="24" w:name="_Toc489607697"/>
      <w:r>
        <w:rPr>
          <w:rFonts w:ascii="Times New Roman" w:hAnsi="Times New Roman"/>
          <w:szCs w:val="28"/>
        </w:rPr>
        <w:t xml:space="preserve">5.1. </w:t>
      </w:r>
      <w:r w:rsidR="00A57976" w:rsidRPr="00A57976">
        <w:rPr>
          <w:rFonts w:ascii="Times New Roman" w:hAnsi="Times New Roman"/>
          <w:szCs w:val="28"/>
        </w:rPr>
        <w:t>ОСНОВНЫЕ ТРЕБОВАНИЯ</w:t>
      </w:r>
      <w:bookmarkEnd w:id="24"/>
    </w:p>
    <w:p w:rsidR="007B2222" w:rsidRDefault="00DE39D8" w:rsidP="00A57976">
      <w:pPr>
        <w:spacing w:after="0" w:line="360" w:lineRule="auto"/>
        <w:ind w:firstLine="709"/>
        <w:jc w:val="both"/>
        <w:rPr>
          <w:rFonts w:ascii="Times New Roman" w:hAnsi="Times New Roman" w:cs="Times New Roman"/>
          <w:sz w:val="28"/>
          <w:szCs w:val="28"/>
        </w:rPr>
      </w:pPr>
      <w:r w:rsidRPr="00A57976">
        <w:rPr>
          <w:rFonts w:ascii="Times New Roman" w:hAnsi="Times New Roman" w:cs="Times New Roman"/>
          <w:sz w:val="28"/>
          <w:szCs w:val="28"/>
        </w:rPr>
        <w:t xml:space="preserve">Разделы </w:t>
      </w:r>
      <w:r w:rsidR="002F2906" w:rsidRPr="00A57976">
        <w:rPr>
          <w:rFonts w:ascii="Times New Roman" w:hAnsi="Times New Roman" w:cs="Times New Roman"/>
          <w:sz w:val="28"/>
          <w:szCs w:val="28"/>
        </w:rPr>
        <w:t xml:space="preserve">2, </w:t>
      </w:r>
      <w:r w:rsidRPr="00A57976">
        <w:rPr>
          <w:rFonts w:ascii="Times New Roman" w:hAnsi="Times New Roman" w:cs="Times New Roman"/>
          <w:sz w:val="28"/>
          <w:szCs w:val="28"/>
        </w:rPr>
        <w:t xml:space="preserve">3 и 4 регламентируют разработку Конкурсного задания. Рекомендации данного раздела дают дополнительные разъяснения по содержанию КЗ. </w:t>
      </w:r>
    </w:p>
    <w:p w:rsidR="007B2222" w:rsidRDefault="007B2222" w:rsidP="00A5797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Продолжительность Конкурсного задания не должна быть менее 15 и более 22 часов. </w:t>
      </w:r>
    </w:p>
    <w:p w:rsidR="007B2222" w:rsidRDefault="007B2222" w:rsidP="00A5797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Возрастной ценз участников для выполнения Конкурсного задания от </w:t>
      </w:r>
      <w:r w:rsidR="000908C4">
        <w:rPr>
          <w:rFonts w:ascii="Times New Roman" w:hAnsi="Times New Roman" w:cs="Times New Roman"/>
          <w:color w:val="FF0000"/>
          <w:sz w:val="28"/>
          <w:szCs w:val="28"/>
        </w:rPr>
        <w:t>14</w:t>
      </w:r>
      <w:r>
        <w:rPr>
          <w:rFonts w:ascii="Times New Roman" w:hAnsi="Times New Roman" w:cs="Times New Roman"/>
          <w:sz w:val="28"/>
          <w:szCs w:val="28"/>
        </w:rPr>
        <w:t xml:space="preserve"> до </w:t>
      </w:r>
      <w:r w:rsidR="00AE5FD8">
        <w:rPr>
          <w:rFonts w:ascii="Times New Roman" w:hAnsi="Times New Roman" w:cs="Times New Roman"/>
          <w:color w:val="FF0000"/>
          <w:sz w:val="28"/>
          <w:szCs w:val="28"/>
        </w:rPr>
        <w:t>28</w:t>
      </w:r>
      <w:r w:rsidR="00214531">
        <w:rPr>
          <w:rFonts w:ascii="Times New Roman" w:hAnsi="Times New Roman" w:cs="Times New Roman"/>
          <w:color w:val="FF0000"/>
          <w:sz w:val="28"/>
          <w:szCs w:val="28"/>
        </w:rPr>
        <w:t xml:space="preserve"> </w:t>
      </w:r>
      <w:r>
        <w:rPr>
          <w:rFonts w:ascii="Times New Roman" w:hAnsi="Times New Roman" w:cs="Times New Roman"/>
          <w:sz w:val="28"/>
          <w:szCs w:val="28"/>
        </w:rPr>
        <w:t>лет.</w:t>
      </w:r>
      <w:r w:rsidRPr="007B2222">
        <w:rPr>
          <w:rFonts w:ascii="Times New Roman" w:hAnsi="Times New Roman" w:cs="Times New Roman"/>
          <w:noProof/>
          <w:sz w:val="28"/>
          <w:szCs w:val="28"/>
          <w:lang w:eastAsia="ru-RU"/>
        </w:rPr>
        <w:t xml:space="preserve"> </w:t>
      </w:r>
      <w:r w:rsidR="007F621A">
        <w:rPr>
          <w:rFonts w:ascii="Times New Roman" w:hAnsi="Times New Roman" w:cs="Times New Roman"/>
          <w:noProof/>
          <w:sz w:val="28"/>
          <w:szCs w:val="28"/>
          <w:lang w:eastAsia="ru-RU"/>
        </w:rPr>
        <w:t>От 29</w:t>
      </w:r>
      <w:r w:rsidR="00AE5FD8">
        <w:rPr>
          <w:rFonts w:ascii="Times New Roman" w:hAnsi="Times New Roman" w:cs="Times New Roman"/>
          <w:noProof/>
          <w:sz w:val="28"/>
          <w:szCs w:val="28"/>
          <w:lang w:eastAsia="ru-RU"/>
        </w:rPr>
        <w:t xml:space="preserve"> до 35 лет участники «вне конкурса»</w:t>
      </w:r>
    </w:p>
    <w:p w:rsidR="00DE39D8" w:rsidRPr="00A57976" w:rsidRDefault="00DE39D8" w:rsidP="00A57976">
      <w:pPr>
        <w:spacing w:after="0" w:line="360" w:lineRule="auto"/>
        <w:ind w:firstLine="709"/>
        <w:jc w:val="both"/>
        <w:rPr>
          <w:rFonts w:ascii="Times New Roman" w:hAnsi="Times New Roman" w:cs="Times New Roman"/>
          <w:sz w:val="28"/>
          <w:szCs w:val="28"/>
        </w:rPr>
      </w:pPr>
      <w:r w:rsidRPr="00A57976">
        <w:rPr>
          <w:rFonts w:ascii="Times New Roman" w:hAnsi="Times New Roman" w:cs="Times New Roman"/>
          <w:sz w:val="28"/>
          <w:szCs w:val="28"/>
        </w:rPr>
        <w:t xml:space="preserve">Вне зависимости от количества модулей, КЗ должно включать оценку по каждому из разделов </w:t>
      </w:r>
      <w:r w:rsidRPr="00A57976">
        <w:rPr>
          <w:rFonts w:ascii="Times New Roman" w:hAnsi="Times New Roman" w:cs="Times New Roman"/>
          <w:sz w:val="28"/>
          <w:szCs w:val="28"/>
          <w:lang w:val="en-US"/>
        </w:rPr>
        <w:t>W</w:t>
      </w:r>
      <w:r w:rsidR="000A1F96">
        <w:rPr>
          <w:rFonts w:ascii="Times New Roman" w:hAnsi="Times New Roman" w:cs="Times New Roman"/>
          <w:sz w:val="28"/>
          <w:szCs w:val="28"/>
          <w:lang w:val="en-US"/>
        </w:rPr>
        <w:t>S</w:t>
      </w:r>
      <w:r w:rsidRPr="00A57976">
        <w:rPr>
          <w:rFonts w:ascii="Times New Roman" w:hAnsi="Times New Roman" w:cs="Times New Roman"/>
          <w:sz w:val="28"/>
          <w:szCs w:val="28"/>
          <w:lang w:val="en-US"/>
        </w:rPr>
        <w:t>SS</w:t>
      </w:r>
      <w:r w:rsidRPr="00A57976">
        <w:rPr>
          <w:rFonts w:ascii="Times New Roman" w:hAnsi="Times New Roman" w:cs="Times New Roman"/>
          <w:sz w:val="28"/>
          <w:szCs w:val="28"/>
        </w:rPr>
        <w:t>.</w:t>
      </w:r>
    </w:p>
    <w:p w:rsidR="00DE39D8" w:rsidRPr="00A57976" w:rsidRDefault="00DE39D8" w:rsidP="00A57976">
      <w:pPr>
        <w:spacing w:after="0" w:line="360" w:lineRule="auto"/>
        <w:ind w:firstLine="709"/>
        <w:jc w:val="both"/>
        <w:rPr>
          <w:rFonts w:ascii="Times New Roman" w:hAnsi="Times New Roman" w:cs="Times New Roman"/>
          <w:sz w:val="28"/>
          <w:szCs w:val="28"/>
        </w:rPr>
      </w:pPr>
      <w:r w:rsidRPr="00A57976">
        <w:rPr>
          <w:rFonts w:ascii="Times New Roman" w:hAnsi="Times New Roman" w:cs="Times New Roman"/>
          <w:sz w:val="28"/>
          <w:szCs w:val="28"/>
        </w:rPr>
        <w:t xml:space="preserve">Конкурсное задание не должно выходить за пределы </w:t>
      </w:r>
      <w:r w:rsidRPr="00A57976">
        <w:rPr>
          <w:rFonts w:ascii="Times New Roman" w:hAnsi="Times New Roman" w:cs="Times New Roman"/>
          <w:sz w:val="28"/>
          <w:szCs w:val="28"/>
          <w:lang w:val="en-US"/>
        </w:rPr>
        <w:t>W</w:t>
      </w:r>
      <w:r w:rsidR="000A1F96">
        <w:rPr>
          <w:rFonts w:ascii="Times New Roman" w:hAnsi="Times New Roman" w:cs="Times New Roman"/>
          <w:sz w:val="28"/>
          <w:szCs w:val="28"/>
          <w:lang w:val="en-US"/>
        </w:rPr>
        <w:t>S</w:t>
      </w:r>
      <w:r w:rsidRPr="00A57976">
        <w:rPr>
          <w:rFonts w:ascii="Times New Roman" w:hAnsi="Times New Roman" w:cs="Times New Roman"/>
          <w:sz w:val="28"/>
          <w:szCs w:val="28"/>
          <w:lang w:val="en-US"/>
        </w:rPr>
        <w:t>SS</w:t>
      </w:r>
      <w:r w:rsidRPr="00A57976">
        <w:rPr>
          <w:rFonts w:ascii="Times New Roman" w:hAnsi="Times New Roman" w:cs="Times New Roman"/>
          <w:sz w:val="28"/>
          <w:szCs w:val="28"/>
        </w:rPr>
        <w:t>.</w:t>
      </w:r>
    </w:p>
    <w:p w:rsidR="00DE39D8" w:rsidRPr="00A57976" w:rsidRDefault="00DE39D8" w:rsidP="00A57976">
      <w:pPr>
        <w:spacing w:after="0" w:line="360" w:lineRule="auto"/>
        <w:ind w:firstLine="709"/>
        <w:jc w:val="both"/>
        <w:rPr>
          <w:rFonts w:ascii="Times New Roman" w:hAnsi="Times New Roman" w:cs="Times New Roman"/>
          <w:sz w:val="28"/>
          <w:szCs w:val="28"/>
        </w:rPr>
      </w:pPr>
      <w:r w:rsidRPr="00A57976">
        <w:rPr>
          <w:rFonts w:ascii="Times New Roman" w:hAnsi="Times New Roman" w:cs="Times New Roman"/>
          <w:sz w:val="28"/>
          <w:szCs w:val="28"/>
        </w:rPr>
        <w:t>Оценка знаний участника должна проводиться исключительно через практическое выполнение Конкурсного задания.</w:t>
      </w:r>
    </w:p>
    <w:p w:rsidR="002F2906" w:rsidRPr="00A57976" w:rsidRDefault="002F2906" w:rsidP="00A57976">
      <w:pPr>
        <w:spacing w:after="0" w:line="360" w:lineRule="auto"/>
        <w:ind w:firstLine="709"/>
        <w:jc w:val="both"/>
        <w:rPr>
          <w:rFonts w:ascii="Times New Roman" w:hAnsi="Times New Roman" w:cs="Times New Roman"/>
          <w:sz w:val="28"/>
          <w:szCs w:val="28"/>
        </w:rPr>
      </w:pPr>
      <w:r w:rsidRPr="00A57976">
        <w:rPr>
          <w:rFonts w:ascii="Times New Roman" w:hAnsi="Times New Roman" w:cs="Times New Roman"/>
          <w:sz w:val="28"/>
          <w:szCs w:val="28"/>
        </w:rPr>
        <w:t xml:space="preserve">При выполнении Конкурсного задания не оценивается знание правил и норм </w:t>
      </w:r>
      <w:r w:rsidRPr="00A57976">
        <w:rPr>
          <w:rFonts w:ascii="Times New Roman" w:hAnsi="Times New Roman" w:cs="Times New Roman"/>
          <w:sz w:val="28"/>
          <w:szCs w:val="28"/>
          <w:lang w:val="en-US"/>
        </w:rPr>
        <w:t>WSR</w:t>
      </w:r>
      <w:r w:rsidRPr="00A57976">
        <w:rPr>
          <w:rFonts w:ascii="Times New Roman" w:hAnsi="Times New Roman" w:cs="Times New Roman"/>
          <w:sz w:val="28"/>
          <w:szCs w:val="28"/>
        </w:rPr>
        <w:t>.</w:t>
      </w:r>
    </w:p>
    <w:p w:rsidR="00DE39D8" w:rsidRPr="00A57976" w:rsidRDefault="00AA2B8A" w:rsidP="00A57976">
      <w:pPr>
        <w:pStyle w:val="-2"/>
        <w:spacing w:before="0" w:after="0"/>
        <w:ind w:firstLine="709"/>
        <w:rPr>
          <w:rFonts w:ascii="Times New Roman" w:hAnsi="Times New Roman"/>
          <w:szCs w:val="28"/>
        </w:rPr>
      </w:pPr>
      <w:bookmarkStart w:id="25" w:name="_Toc489607698"/>
      <w:r>
        <w:rPr>
          <w:rFonts w:ascii="Times New Roman" w:hAnsi="Times New Roman"/>
          <w:szCs w:val="28"/>
        </w:rPr>
        <w:lastRenderedPageBreak/>
        <w:t xml:space="preserve">5.2. </w:t>
      </w:r>
      <w:r w:rsidR="00DE39D8" w:rsidRPr="00A57976">
        <w:rPr>
          <w:rFonts w:ascii="Times New Roman" w:hAnsi="Times New Roman"/>
          <w:szCs w:val="28"/>
        </w:rPr>
        <w:t>СТРУКТУРА КОНКУРСНОГО ЗАДАНИЯ</w:t>
      </w:r>
      <w:bookmarkEnd w:id="25"/>
    </w:p>
    <w:p w:rsidR="00DE39D8" w:rsidRDefault="00DE39D8" w:rsidP="00A57976">
      <w:pPr>
        <w:spacing w:after="0" w:line="360" w:lineRule="auto"/>
        <w:ind w:firstLine="567"/>
        <w:jc w:val="both"/>
        <w:rPr>
          <w:rFonts w:ascii="Times New Roman" w:hAnsi="Times New Roman" w:cs="Times New Roman"/>
          <w:sz w:val="28"/>
          <w:szCs w:val="28"/>
        </w:rPr>
      </w:pPr>
      <w:r w:rsidRPr="00A57976">
        <w:rPr>
          <w:rFonts w:ascii="Times New Roman" w:hAnsi="Times New Roman" w:cs="Times New Roman"/>
          <w:sz w:val="28"/>
          <w:szCs w:val="28"/>
        </w:rPr>
        <w:t xml:space="preserve">Конкурсное задание содержит </w:t>
      </w:r>
      <w:r w:rsidR="0088037F">
        <w:rPr>
          <w:rFonts w:ascii="Times New Roman" w:hAnsi="Times New Roman" w:cs="Times New Roman"/>
          <w:sz w:val="28"/>
          <w:szCs w:val="28"/>
        </w:rPr>
        <w:t>6 модулей</w:t>
      </w:r>
      <w:r w:rsidRPr="00A57976">
        <w:rPr>
          <w:rFonts w:ascii="Times New Roman" w:hAnsi="Times New Roman" w:cs="Times New Roman"/>
          <w:sz w:val="28"/>
          <w:szCs w:val="28"/>
        </w:rPr>
        <w:t>:</w:t>
      </w:r>
    </w:p>
    <w:p w:rsidR="0088037F" w:rsidRPr="000908C4" w:rsidRDefault="0088037F" w:rsidP="0088037F">
      <w:pPr>
        <w:tabs>
          <w:tab w:val="left" w:pos="851"/>
          <w:tab w:val="left" w:pos="1985"/>
          <w:tab w:val="left" w:pos="3119"/>
        </w:tabs>
        <w:spacing w:after="0"/>
        <w:rPr>
          <w:rFonts w:ascii="Times New Roman" w:hAnsi="Times New Roman" w:cs="Times New Roman"/>
          <w:b/>
          <w:sz w:val="28"/>
          <w:szCs w:val="28"/>
        </w:rPr>
      </w:pPr>
      <w:r>
        <w:rPr>
          <w:rFonts w:ascii="Times New Roman" w:hAnsi="Times New Roman" w:cs="Times New Roman"/>
          <w:b/>
          <w:sz w:val="28"/>
          <w:szCs w:val="28"/>
        </w:rPr>
        <w:t xml:space="preserve">Модуль 1 </w:t>
      </w:r>
      <w:r w:rsidRPr="000908C4">
        <w:rPr>
          <w:rFonts w:ascii="Times New Roman" w:hAnsi="Times New Roman" w:cs="Times New Roman"/>
          <w:b/>
          <w:sz w:val="28"/>
          <w:szCs w:val="28"/>
        </w:rPr>
        <w:t>. Сборка оборудования на площадке.</w:t>
      </w:r>
    </w:p>
    <w:p w:rsidR="0088037F" w:rsidRPr="00DE656A" w:rsidRDefault="0088037F" w:rsidP="00DE656A">
      <w:pPr>
        <w:tabs>
          <w:tab w:val="left" w:pos="851"/>
          <w:tab w:val="left" w:pos="1985"/>
          <w:tab w:val="left" w:pos="3119"/>
        </w:tabs>
        <w:spacing w:after="0"/>
        <w:rPr>
          <w:rFonts w:ascii="Times New Roman" w:hAnsi="Times New Roman" w:cs="Times New Roman"/>
          <w:b/>
          <w:sz w:val="28"/>
          <w:szCs w:val="28"/>
        </w:rPr>
      </w:pPr>
      <w:r w:rsidRPr="00DE656A">
        <w:rPr>
          <w:rFonts w:ascii="Times New Roman" w:hAnsi="Times New Roman" w:cs="Times New Roman"/>
          <w:b/>
          <w:sz w:val="28"/>
          <w:szCs w:val="28"/>
        </w:rPr>
        <w:t>Модуль 2. Входной контроль оптического кабеля</w:t>
      </w:r>
    </w:p>
    <w:p w:rsidR="0088037F" w:rsidRPr="00DE656A" w:rsidRDefault="0088037F" w:rsidP="00DE656A">
      <w:pPr>
        <w:tabs>
          <w:tab w:val="left" w:pos="851"/>
          <w:tab w:val="left" w:pos="1985"/>
          <w:tab w:val="left" w:pos="3119"/>
        </w:tabs>
        <w:spacing w:after="0"/>
        <w:rPr>
          <w:rFonts w:ascii="Times New Roman" w:hAnsi="Times New Roman" w:cs="Times New Roman"/>
          <w:b/>
          <w:sz w:val="28"/>
          <w:szCs w:val="28"/>
        </w:rPr>
      </w:pPr>
      <w:r w:rsidRPr="00DE656A">
        <w:rPr>
          <w:rFonts w:ascii="Times New Roman" w:hAnsi="Times New Roman" w:cs="Times New Roman"/>
          <w:b/>
          <w:sz w:val="28"/>
          <w:szCs w:val="28"/>
        </w:rPr>
        <w:t>Модуль 3 . Монтаж условного участка.</w:t>
      </w:r>
    </w:p>
    <w:p w:rsidR="0088037F" w:rsidRPr="0088037F" w:rsidRDefault="0088037F" w:rsidP="00DE656A">
      <w:pPr>
        <w:tabs>
          <w:tab w:val="left" w:pos="851"/>
          <w:tab w:val="left" w:pos="1985"/>
          <w:tab w:val="left" w:pos="3119"/>
        </w:tabs>
        <w:spacing w:after="0"/>
        <w:rPr>
          <w:rFonts w:ascii="Times New Roman" w:hAnsi="Times New Roman" w:cs="Times New Roman"/>
          <w:b/>
          <w:sz w:val="28"/>
          <w:szCs w:val="28"/>
        </w:rPr>
      </w:pPr>
      <w:r>
        <w:rPr>
          <w:rFonts w:ascii="Times New Roman" w:hAnsi="Times New Roman" w:cs="Times New Roman"/>
          <w:b/>
          <w:sz w:val="28"/>
          <w:szCs w:val="28"/>
        </w:rPr>
        <w:t xml:space="preserve">Модуль 4 </w:t>
      </w:r>
      <w:r w:rsidRPr="00185917">
        <w:rPr>
          <w:rFonts w:ascii="Times New Roman" w:hAnsi="Times New Roman" w:cs="Times New Roman"/>
          <w:b/>
          <w:sz w:val="28"/>
          <w:szCs w:val="28"/>
        </w:rPr>
        <w:t>. Монтаж муфты</w:t>
      </w:r>
      <w:r>
        <w:rPr>
          <w:rFonts w:ascii="Times New Roman" w:hAnsi="Times New Roman" w:cs="Times New Roman"/>
          <w:b/>
          <w:sz w:val="28"/>
          <w:szCs w:val="28"/>
        </w:rPr>
        <w:t xml:space="preserve"> согласно технического задания.</w:t>
      </w:r>
    </w:p>
    <w:p w:rsidR="0088037F" w:rsidRPr="00DE656A" w:rsidRDefault="0088037F" w:rsidP="00DE656A">
      <w:pPr>
        <w:tabs>
          <w:tab w:val="left" w:pos="851"/>
          <w:tab w:val="left" w:pos="1985"/>
          <w:tab w:val="left" w:pos="3119"/>
        </w:tabs>
        <w:spacing w:after="0"/>
        <w:rPr>
          <w:rFonts w:ascii="Times New Roman" w:hAnsi="Times New Roman" w:cs="Times New Roman"/>
          <w:b/>
          <w:sz w:val="28"/>
          <w:szCs w:val="28"/>
        </w:rPr>
      </w:pPr>
      <w:r>
        <w:rPr>
          <w:rFonts w:ascii="Times New Roman" w:hAnsi="Times New Roman" w:cs="Times New Roman"/>
          <w:b/>
          <w:sz w:val="28"/>
          <w:szCs w:val="28"/>
        </w:rPr>
        <w:t>Модуль 5</w:t>
      </w:r>
      <w:r w:rsidRPr="00185917">
        <w:rPr>
          <w:rFonts w:ascii="Times New Roman" w:hAnsi="Times New Roman" w:cs="Times New Roman"/>
          <w:b/>
          <w:sz w:val="28"/>
          <w:szCs w:val="28"/>
        </w:rPr>
        <w:t>. Измерение смонтированного участка ВОЛП</w:t>
      </w:r>
    </w:p>
    <w:p w:rsidR="009C3FA5" w:rsidRPr="00DE656A" w:rsidRDefault="0088037F" w:rsidP="00DE656A">
      <w:pPr>
        <w:tabs>
          <w:tab w:val="left" w:pos="851"/>
          <w:tab w:val="left" w:pos="1985"/>
          <w:tab w:val="left" w:pos="3119"/>
        </w:tabs>
        <w:spacing w:after="0"/>
        <w:rPr>
          <w:rFonts w:ascii="Times New Roman" w:hAnsi="Times New Roman" w:cs="Times New Roman"/>
          <w:b/>
          <w:sz w:val="28"/>
          <w:szCs w:val="28"/>
        </w:rPr>
      </w:pPr>
      <w:r w:rsidRPr="00DE656A">
        <w:rPr>
          <w:rFonts w:ascii="Times New Roman" w:hAnsi="Times New Roman" w:cs="Times New Roman"/>
          <w:b/>
          <w:sz w:val="28"/>
          <w:szCs w:val="28"/>
        </w:rPr>
        <w:t>Модуль 6. Обнаружение места повреждения ОК.</w:t>
      </w:r>
    </w:p>
    <w:p w:rsidR="00DE39D8" w:rsidRPr="009955F8" w:rsidRDefault="00DE39D8" w:rsidP="00DE39D8">
      <w:pPr>
        <w:pStyle w:val="aff1"/>
        <w:spacing w:after="0" w:line="240" w:lineRule="auto"/>
        <w:jc w:val="both"/>
        <w:rPr>
          <w:rFonts w:ascii="Times New Roman" w:hAnsi="Times New Roman"/>
        </w:rPr>
      </w:pPr>
    </w:p>
    <w:p w:rsidR="00DE39D8" w:rsidRPr="00A57976" w:rsidRDefault="00AA2B8A" w:rsidP="00A57976">
      <w:pPr>
        <w:pStyle w:val="-2"/>
        <w:spacing w:before="0" w:after="0"/>
        <w:ind w:firstLine="709"/>
        <w:rPr>
          <w:rFonts w:ascii="Times New Roman" w:hAnsi="Times New Roman"/>
          <w:szCs w:val="28"/>
        </w:rPr>
      </w:pPr>
      <w:bookmarkStart w:id="26" w:name="_Toc489607699"/>
      <w:r>
        <w:rPr>
          <w:rFonts w:ascii="Times New Roman" w:hAnsi="Times New Roman"/>
          <w:szCs w:val="28"/>
        </w:rPr>
        <w:t xml:space="preserve">5.3. </w:t>
      </w:r>
      <w:r w:rsidR="00DE39D8" w:rsidRPr="00A57976">
        <w:rPr>
          <w:rFonts w:ascii="Times New Roman" w:hAnsi="Times New Roman"/>
          <w:szCs w:val="28"/>
        </w:rPr>
        <w:t>ТРЕБОВАНИЯ К РАЗРАБОТКЕ КОНКУРСНОГО ЗАДАНИЯ</w:t>
      </w:r>
      <w:bookmarkEnd w:id="26"/>
    </w:p>
    <w:p w:rsidR="00DE39D8" w:rsidRPr="00A57976" w:rsidRDefault="00DE39D8" w:rsidP="00A57976">
      <w:pPr>
        <w:pStyle w:val="afe"/>
        <w:ind w:firstLine="709"/>
        <w:rPr>
          <w:color w:val="auto"/>
          <w:sz w:val="28"/>
          <w:szCs w:val="28"/>
          <w:u w:val="none"/>
        </w:rPr>
      </w:pPr>
      <w:r w:rsidRPr="00A57976">
        <w:rPr>
          <w:color w:val="auto"/>
          <w:sz w:val="28"/>
          <w:szCs w:val="28"/>
          <w:u w:val="none"/>
        </w:rPr>
        <w:t>Общие требования</w:t>
      </w:r>
      <w:r w:rsidR="0029547E">
        <w:rPr>
          <w:color w:val="auto"/>
          <w:sz w:val="28"/>
          <w:szCs w:val="28"/>
          <w:u w:val="none"/>
        </w:rPr>
        <w:t>:</w:t>
      </w:r>
    </w:p>
    <w:p w:rsidR="00DE656A" w:rsidRPr="00721E7C" w:rsidRDefault="00DE656A" w:rsidP="00721E7C">
      <w:pPr>
        <w:spacing w:after="0" w:line="360" w:lineRule="auto"/>
        <w:ind w:firstLine="709"/>
        <w:jc w:val="both"/>
        <w:rPr>
          <w:rFonts w:ascii="Times New Roman" w:hAnsi="Times New Roman" w:cs="Times New Roman"/>
          <w:sz w:val="28"/>
          <w:szCs w:val="28"/>
        </w:rPr>
      </w:pPr>
      <w:r w:rsidRPr="00721E7C">
        <w:rPr>
          <w:rFonts w:ascii="Times New Roman" w:hAnsi="Times New Roman" w:cs="Times New Roman"/>
          <w:sz w:val="28"/>
          <w:szCs w:val="28"/>
        </w:rPr>
        <w:t>Каждый модуль является необходимым звеном в построении общей схемы. При невыполнении хотя бы одного предыдущего модуля, невозможно полноценно выполнить следующие и построить полноценную модель магистральной волоконно-оптической линии связи.</w:t>
      </w:r>
      <w:r w:rsidR="00721E7C" w:rsidRPr="00721E7C">
        <w:rPr>
          <w:rFonts w:ascii="Times New Roman" w:hAnsi="Times New Roman" w:cs="Times New Roman"/>
          <w:sz w:val="28"/>
          <w:szCs w:val="28"/>
        </w:rPr>
        <w:t xml:space="preserve"> </w:t>
      </w:r>
      <w:r w:rsidRPr="00721E7C">
        <w:rPr>
          <w:rFonts w:ascii="Times New Roman" w:hAnsi="Times New Roman" w:cs="Times New Roman"/>
          <w:sz w:val="28"/>
          <w:szCs w:val="28"/>
        </w:rPr>
        <w:t xml:space="preserve">Модули 3,4,5,6 могут меняться местами а так же могут применяться повторно при </w:t>
      </w:r>
      <w:r w:rsidR="00721E7C" w:rsidRPr="00721E7C">
        <w:rPr>
          <w:rFonts w:ascii="Times New Roman" w:hAnsi="Times New Roman" w:cs="Times New Roman"/>
          <w:sz w:val="28"/>
          <w:szCs w:val="28"/>
        </w:rPr>
        <w:t>монтаже разн</w:t>
      </w:r>
      <w:r w:rsidR="00F56E6C">
        <w:rPr>
          <w:rFonts w:ascii="Times New Roman" w:hAnsi="Times New Roman" w:cs="Times New Roman"/>
          <w:sz w:val="28"/>
          <w:szCs w:val="28"/>
        </w:rPr>
        <w:t xml:space="preserve">отипных оконечных устройствах, </w:t>
      </w:r>
      <w:r w:rsidR="00721E7C" w:rsidRPr="00721E7C">
        <w:rPr>
          <w:rFonts w:ascii="Times New Roman" w:hAnsi="Times New Roman" w:cs="Times New Roman"/>
          <w:sz w:val="28"/>
          <w:szCs w:val="28"/>
        </w:rPr>
        <w:t>разнотипных муфтах, и разных видах кабеля.</w:t>
      </w:r>
    </w:p>
    <w:p w:rsidR="00DE39D8" w:rsidRPr="00A57976" w:rsidRDefault="00DE39D8" w:rsidP="00A57976">
      <w:pPr>
        <w:pStyle w:val="aff1"/>
        <w:spacing w:after="0" w:line="360" w:lineRule="auto"/>
        <w:ind w:left="0" w:firstLine="709"/>
        <w:jc w:val="both"/>
        <w:rPr>
          <w:rFonts w:ascii="Times New Roman" w:hAnsi="Times New Roman"/>
          <w:sz w:val="28"/>
          <w:szCs w:val="28"/>
        </w:rPr>
      </w:pPr>
    </w:p>
    <w:p w:rsidR="00DE39D8" w:rsidRDefault="00DE39D8" w:rsidP="00A57976">
      <w:pPr>
        <w:spacing w:after="0" w:line="360" w:lineRule="auto"/>
        <w:ind w:firstLine="709"/>
        <w:jc w:val="both"/>
        <w:rPr>
          <w:rFonts w:ascii="Times New Roman" w:hAnsi="Times New Roman" w:cs="Times New Roman"/>
          <w:b/>
          <w:sz w:val="28"/>
          <w:szCs w:val="28"/>
        </w:rPr>
      </w:pPr>
      <w:r w:rsidRPr="00A57976">
        <w:rPr>
          <w:rFonts w:ascii="Times New Roman" w:hAnsi="Times New Roman" w:cs="Times New Roman"/>
          <w:b/>
          <w:sz w:val="28"/>
          <w:szCs w:val="28"/>
        </w:rPr>
        <w:t>Конкурсное задание состоит из следующих модулей</w:t>
      </w:r>
      <w:r w:rsidR="0029547E">
        <w:rPr>
          <w:rFonts w:ascii="Times New Roman" w:hAnsi="Times New Roman" w:cs="Times New Roman"/>
          <w:b/>
          <w:sz w:val="28"/>
          <w:szCs w:val="28"/>
        </w:rPr>
        <w:t>:</w:t>
      </w:r>
    </w:p>
    <w:p w:rsidR="00F56E6C" w:rsidRDefault="00F56E6C" w:rsidP="00E61151">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Модуль 1. Проектирование</w:t>
      </w:r>
    </w:p>
    <w:p w:rsidR="00F56E6C" w:rsidRPr="000908C4" w:rsidRDefault="00F56E6C" w:rsidP="00F56E6C">
      <w:pPr>
        <w:autoSpaceDE w:val="0"/>
        <w:autoSpaceDN w:val="0"/>
        <w:adjustRightInd w:val="0"/>
        <w:spacing w:after="0" w:line="360" w:lineRule="auto"/>
        <w:ind w:firstLine="567"/>
        <w:jc w:val="both"/>
        <w:rPr>
          <w:rFonts w:ascii="Times New Roman" w:hAnsi="Times New Roman" w:cs="Times New Roman"/>
          <w:i/>
          <w:sz w:val="28"/>
          <w:szCs w:val="28"/>
        </w:rPr>
      </w:pPr>
      <w:r w:rsidRPr="000908C4">
        <w:rPr>
          <w:rFonts w:ascii="Times New Roman" w:hAnsi="Times New Roman" w:cs="Times New Roman"/>
          <w:i/>
          <w:sz w:val="28"/>
          <w:szCs w:val="28"/>
        </w:rPr>
        <w:t>Данные:</w:t>
      </w:r>
    </w:p>
    <w:p w:rsidR="00F56E6C" w:rsidRDefault="00F56E6C" w:rsidP="00F56E6C">
      <w:pPr>
        <w:autoSpaceDE w:val="0"/>
        <w:autoSpaceDN w:val="0"/>
        <w:adjustRightInd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Список оборудования</w:t>
      </w:r>
      <w:r w:rsidRPr="000908C4">
        <w:rPr>
          <w:rFonts w:ascii="Times New Roman" w:hAnsi="Times New Roman" w:cs="Times New Roman"/>
          <w:sz w:val="28"/>
          <w:szCs w:val="28"/>
        </w:rPr>
        <w:t>.</w:t>
      </w:r>
    </w:p>
    <w:p w:rsidR="00F56E6C" w:rsidRPr="000908C4" w:rsidRDefault="00F56E6C" w:rsidP="00F56E6C">
      <w:pPr>
        <w:autoSpaceDE w:val="0"/>
        <w:autoSpaceDN w:val="0"/>
        <w:adjustRightInd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Рабочее место.</w:t>
      </w:r>
    </w:p>
    <w:p w:rsidR="00F56E6C" w:rsidRDefault="00F56E6C" w:rsidP="00F56E6C">
      <w:pPr>
        <w:autoSpaceDE w:val="0"/>
        <w:autoSpaceDN w:val="0"/>
        <w:adjustRightInd w:val="0"/>
        <w:spacing w:after="0" w:line="360" w:lineRule="auto"/>
        <w:ind w:firstLine="567"/>
        <w:jc w:val="both"/>
        <w:rPr>
          <w:rFonts w:ascii="Times New Roman" w:hAnsi="Times New Roman" w:cs="Times New Roman"/>
          <w:i/>
          <w:sz w:val="28"/>
          <w:szCs w:val="28"/>
        </w:rPr>
      </w:pPr>
      <w:r w:rsidRPr="000908C4">
        <w:rPr>
          <w:rFonts w:ascii="Times New Roman" w:hAnsi="Times New Roman" w:cs="Times New Roman"/>
          <w:i/>
          <w:sz w:val="28"/>
          <w:szCs w:val="28"/>
        </w:rPr>
        <w:t>Выполняемая работа:</w:t>
      </w:r>
    </w:p>
    <w:p w:rsidR="00F56E6C" w:rsidRDefault="00F56E6C" w:rsidP="00F56E6C">
      <w:pPr>
        <w:autoSpaceDE w:val="0"/>
        <w:autoSpaceDN w:val="0"/>
        <w:adjustRightInd w:val="0"/>
        <w:spacing w:after="0" w:line="360" w:lineRule="auto"/>
        <w:ind w:firstLine="567"/>
        <w:jc w:val="both"/>
        <w:rPr>
          <w:rFonts w:ascii="Times New Roman" w:hAnsi="Times New Roman" w:cs="Times New Roman"/>
          <w:i/>
          <w:sz w:val="28"/>
          <w:szCs w:val="28"/>
        </w:rPr>
      </w:pPr>
      <w:r>
        <w:rPr>
          <w:rFonts w:ascii="Times New Roman" w:hAnsi="Times New Roman" w:cs="Times New Roman"/>
          <w:i/>
          <w:sz w:val="28"/>
          <w:szCs w:val="28"/>
        </w:rPr>
        <w:t>Согласно оборудованию которое располагается на рабочем месте а так же исходя из данных рабочего места провести проектные работы. Запроектировать :</w:t>
      </w:r>
    </w:p>
    <w:p w:rsidR="00F56E6C" w:rsidRDefault="00F56E6C" w:rsidP="00F56E6C">
      <w:pPr>
        <w:autoSpaceDE w:val="0"/>
        <w:autoSpaceDN w:val="0"/>
        <w:adjustRightInd w:val="0"/>
        <w:spacing w:after="0" w:line="360" w:lineRule="auto"/>
        <w:ind w:firstLine="567"/>
        <w:jc w:val="both"/>
        <w:rPr>
          <w:rFonts w:ascii="Times New Roman" w:hAnsi="Times New Roman" w:cs="Times New Roman"/>
          <w:i/>
          <w:sz w:val="28"/>
          <w:szCs w:val="28"/>
        </w:rPr>
      </w:pPr>
      <w:r>
        <w:rPr>
          <w:rFonts w:ascii="Times New Roman" w:hAnsi="Times New Roman" w:cs="Times New Roman"/>
          <w:i/>
          <w:sz w:val="28"/>
          <w:szCs w:val="28"/>
        </w:rPr>
        <w:t>Размещение пассивного оборудования (стоек, колодцев, канализационных труб и т. д.)</w:t>
      </w:r>
    </w:p>
    <w:p w:rsidR="00F56E6C" w:rsidRDefault="00F56E6C" w:rsidP="00F56E6C">
      <w:pPr>
        <w:autoSpaceDE w:val="0"/>
        <w:autoSpaceDN w:val="0"/>
        <w:adjustRightInd w:val="0"/>
        <w:spacing w:after="0" w:line="360" w:lineRule="auto"/>
        <w:ind w:firstLine="567"/>
        <w:jc w:val="both"/>
        <w:rPr>
          <w:rFonts w:ascii="Times New Roman" w:hAnsi="Times New Roman" w:cs="Times New Roman"/>
          <w:i/>
          <w:sz w:val="28"/>
          <w:szCs w:val="28"/>
        </w:rPr>
      </w:pPr>
      <w:r>
        <w:rPr>
          <w:rFonts w:ascii="Times New Roman" w:hAnsi="Times New Roman" w:cs="Times New Roman"/>
          <w:i/>
          <w:sz w:val="28"/>
          <w:szCs w:val="28"/>
        </w:rPr>
        <w:t xml:space="preserve">Запроектировать схему </w:t>
      </w:r>
      <w:r w:rsidR="00E61151">
        <w:rPr>
          <w:rFonts w:ascii="Times New Roman" w:hAnsi="Times New Roman" w:cs="Times New Roman"/>
          <w:i/>
          <w:sz w:val="28"/>
          <w:szCs w:val="28"/>
        </w:rPr>
        <w:t>соединения ОВ</w:t>
      </w:r>
      <w:r>
        <w:rPr>
          <w:rFonts w:ascii="Times New Roman" w:hAnsi="Times New Roman" w:cs="Times New Roman"/>
          <w:i/>
          <w:sz w:val="28"/>
          <w:szCs w:val="28"/>
        </w:rPr>
        <w:t xml:space="preserve"> согласно технического задания.</w:t>
      </w:r>
    </w:p>
    <w:p w:rsidR="00F56E6C" w:rsidRDefault="00F56E6C" w:rsidP="00F56E6C">
      <w:pPr>
        <w:autoSpaceDE w:val="0"/>
        <w:autoSpaceDN w:val="0"/>
        <w:adjustRightInd w:val="0"/>
        <w:spacing w:after="0" w:line="360" w:lineRule="auto"/>
        <w:ind w:firstLine="567"/>
        <w:jc w:val="both"/>
        <w:rPr>
          <w:rFonts w:ascii="Times New Roman" w:hAnsi="Times New Roman" w:cs="Times New Roman"/>
          <w:i/>
          <w:sz w:val="28"/>
          <w:szCs w:val="28"/>
        </w:rPr>
      </w:pPr>
      <w:r>
        <w:rPr>
          <w:rFonts w:ascii="Times New Roman" w:hAnsi="Times New Roman" w:cs="Times New Roman"/>
          <w:i/>
          <w:sz w:val="28"/>
          <w:szCs w:val="28"/>
        </w:rPr>
        <w:lastRenderedPageBreak/>
        <w:t>Запроектировать организацию рабочего оборудования (стол, стулья и т.д.)</w:t>
      </w:r>
    </w:p>
    <w:p w:rsidR="00F56E6C" w:rsidRPr="000908C4" w:rsidRDefault="00F56E6C" w:rsidP="00F56E6C">
      <w:pPr>
        <w:autoSpaceDE w:val="0"/>
        <w:autoSpaceDN w:val="0"/>
        <w:adjustRightInd w:val="0"/>
        <w:spacing w:after="0" w:line="360" w:lineRule="auto"/>
        <w:ind w:firstLine="567"/>
        <w:jc w:val="both"/>
        <w:rPr>
          <w:rFonts w:ascii="Times New Roman" w:hAnsi="Times New Roman" w:cs="Times New Roman"/>
          <w:i/>
          <w:sz w:val="28"/>
          <w:szCs w:val="28"/>
        </w:rPr>
      </w:pPr>
      <w:r>
        <w:rPr>
          <w:rFonts w:ascii="Times New Roman" w:hAnsi="Times New Roman" w:cs="Times New Roman"/>
          <w:i/>
          <w:sz w:val="28"/>
          <w:szCs w:val="28"/>
        </w:rPr>
        <w:t xml:space="preserve">Подготовить рабочий проект </w:t>
      </w:r>
    </w:p>
    <w:p w:rsidR="00F804AF" w:rsidRPr="000908C4" w:rsidRDefault="00F804AF" w:rsidP="00F804AF">
      <w:pPr>
        <w:tabs>
          <w:tab w:val="left" w:pos="851"/>
          <w:tab w:val="left" w:pos="1985"/>
          <w:tab w:val="left" w:pos="3119"/>
        </w:tabs>
        <w:spacing w:after="0"/>
        <w:rPr>
          <w:rFonts w:ascii="Times New Roman" w:hAnsi="Times New Roman" w:cs="Times New Roman"/>
          <w:b/>
          <w:sz w:val="28"/>
          <w:szCs w:val="28"/>
        </w:rPr>
      </w:pPr>
      <w:r>
        <w:rPr>
          <w:rFonts w:ascii="Times New Roman" w:hAnsi="Times New Roman" w:cs="Times New Roman"/>
          <w:b/>
          <w:sz w:val="28"/>
          <w:szCs w:val="28"/>
        </w:rPr>
        <w:t xml:space="preserve">Модуль </w:t>
      </w:r>
      <w:r w:rsidR="00E61151">
        <w:rPr>
          <w:rFonts w:ascii="Times New Roman" w:hAnsi="Times New Roman" w:cs="Times New Roman"/>
          <w:b/>
          <w:sz w:val="28"/>
          <w:szCs w:val="28"/>
        </w:rPr>
        <w:t>2</w:t>
      </w:r>
      <w:r w:rsidRPr="000908C4">
        <w:rPr>
          <w:rFonts w:ascii="Times New Roman" w:hAnsi="Times New Roman" w:cs="Times New Roman"/>
          <w:b/>
          <w:sz w:val="28"/>
          <w:szCs w:val="28"/>
        </w:rPr>
        <w:t>. Сборка оборудования на площадке.</w:t>
      </w:r>
    </w:p>
    <w:p w:rsidR="00F804AF" w:rsidRPr="000908C4" w:rsidRDefault="00F804AF" w:rsidP="00F804AF">
      <w:pPr>
        <w:autoSpaceDE w:val="0"/>
        <w:autoSpaceDN w:val="0"/>
        <w:adjustRightInd w:val="0"/>
        <w:spacing w:after="0" w:line="360" w:lineRule="auto"/>
        <w:ind w:firstLine="567"/>
        <w:jc w:val="both"/>
        <w:rPr>
          <w:rFonts w:ascii="Times New Roman" w:hAnsi="Times New Roman" w:cs="Times New Roman"/>
          <w:i/>
          <w:sz w:val="28"/>
          <w:szCs w:val="28"/>
        </w:rPr>
      </w:pPr>
      <w:r w:rsidRPr="000908C4">
        <w:rPr>
          <w:rFonts w:ascii="Times New Roman" w:hAnsi="Times New Roman" w:cs="Times New Roman"/>
          <w:i/>
          <w:sz w:val="28"/>
          <w:szCs w:val="28"/>
        </w:rPr>
        <w:t>Данные:</w:t>
      </w:r>
    </w:p>
    <w:p w:rsidR="00F804AF" w:rsidRPr="000908C4" w:rsidRDefault="00F804AF" w:rsidP="00F804AF">
      <w:pPr>
        <w:autoSpaceDE w:val="0"/>
        <w:autoSpaceDN w:val="0"/>
        <w:adjustRightInd w:val="0"/>
        <w:spacing w:after="0" w:line="360" w:lineRule="auto"/>
        <w:ind w:firstLine="567"/>
        <w:jc w:val="both"/>
        <w:rPr>
          <w:rFonts w:ascii="Times New Roman" w:hAnsi="Times New Roman" w:cs="Times New Roman"/>
          <w:sz w:val="28"/>
          <w:szCs w:val="28"/>
        </w:rPr>
      </w:pPr>
      <w:r w:rsidRPr="000908C4">
        <w:rPr>
          <w:rFonts w:ascii="Times New Roman" w:hAnsi="Times New Roman" w:cs="Times New Roman"/>
          <w:sz w:val="28"/>
          <w:szCs w:val="28"/>
        </w:rPr>
        <w:t>Рабочий проект.</w:t>
      </w:r>
    </w:p>
    <w:p w:rsidR="00F804AF" w:rsidRPr="000908C4" w:rsidRDefault="00F804AF" w:rsidP="00F804AF">
      <w:pPr>
        <w:autoSpaceDE w:val="0"/>
        <w:autoSpaceDN w:val="0"/>
        <w:adjustRightInd w:val="0"/>
        <w:spacing w:after="0" w:line="360" w:lineRule="auto"/>
        <w:ind w:firstLine="567"/>
        <w:jc w:val="both"/>
        <w:rPr>
          <w:rFonts w:ascii="Times New Roman" w:hAnsi="Times New Roman" w:cs="Times New Roman"/>
          <w:sz w:val="28"/>
          <w:szCs w:val="28"/>
        </w:rPr>
      </w:pPr>
      <w:r w:rsidRPr="000908C4">
        <w:rPr>
          <w:rFonts w:ascii="Times New Roman" w:hAnsi="Times New Roman" w:cs="Times New Roman"/>
          <w:sz w:val="28"/>
          <w:szCs w:val="28"/>
        </w:rPr>
        <w:t>Инструкции для оборудования.</w:t>
      </w:r>
    </w:p>
    <w:p w:rsidR="00F804AF" w:rsidRPr="000908C4" w:rsidRDefault="00F804AF" w:rsidP="00F804AF">
      <w:pPr>
        <w:autoSpaceDE w:val="0"/>
        <w:autoSpaceDN w:val="0"/>
        <w:adjustRightInd w:val="0"/>
        <w:spacing w:after="0" w:line="360" w:lineRule="auto"/>
        <w:ind w:firstLine="567"/>
        <w:jc w:val="both"/>
        <w:rPr>
          <w:rFonts w:ascii="Times New Roman" w:hAnsi="Times New Roman" w:cs="Times New Roman"/>
          <w:sz w:val="28"/>
          <w:szCs w:val="28"/>
        </w:rPr>
      </w:pPr>
      <w:r w:rsidRPr="000908C4">
        <w:rPr>
          <w:rFonts w:ascii="Times New Roman" w:hAnsi="Times New Roman" w:cs="Times New Roman"/>
          <w:sz w:val="28"/>
          <w:szCs w:val="28"/>
        </w:rPr>
        <w:t>Оборудование.</w:t>
      </w:r>
    </w:p>
    <w:p w:rsidR="00F804AF" w:rsidRPr="000908C4" w:rsidRDefault="00F804AF" w:rsidP="00F804AF">
      <w:pPr>
        <w:autoSpaceDE w:val="0"/>
        <w:autoSpaceDN w:val="0"/>
        <w:adjustRightInd w:val="0"/>
        <w:spacing w:after="0" w:line="360" w:lineRule="auto"/>
        <w:ind w:firstLine="567"/>
        <w:jc w:val="both"/>
        <w:rPr>
          <w:rFonts w:ascii="Times New Roman" w:hAnsi="Times New Roman" w:cs="Times New Roman"/>
          <w:i/>
          <w:sz w:val="28"/>
          <w:szCs w:val="28"/>
        </w:rPr>
      </w:pPr>
      <w:r w:rsidRPr="000908C4">
        <w:rPr>
          <w:rFonts w:ascii="Times New Roman" w:hAnsi="Times New Roman" w:cs="Times New Roman"/>
          <w:i/>
          <w:sz w:val="28"/>
          <w:szCs w:val="28"/>
        </w:rPr>
        <w:t>Выполняемая работа:</w:t>
      </w:r>
    </w:p>
    <w:p w:rsidR="00F804AF" w:rsidRPr="000908C4" w:rsidRDefault="00F804AF" w:rsidP="00F804AF">
      <w:pPr>
        <w:spacing w:after="0" w:line="360" w:lineRule="auto"/>
        <w:ind w:firstLine="709"/>
        <w:jc w:val="both"/>
        <w:rPr>
          <w:rFonts w:ascii="Times New Roman" w:hAnsi="Times New Roman" w:cs="Times New Roman"/>
          <w:sz w:val="28"/>
          <w:szCs w:val="28"/>
        </w:rPr>
      </w:pPr>
      <w:r w:rsidRPr="000908C4">
        <w:rPr>
          <w:rFonts w:ascii="Times New Roman" w:hAnsi="Times New Roman" w:cs="Times New Roman"/>
          <w:sz w:val="28"/>
          <w:szCs w:val="28"/>
        </w:rPr>
        <w:t xml:space="preserve">Команда Участников, согласно рабочему проекту, а также инструкциям собирает оборудование для монтажа линии ВОЛП. Далее необходимо подготовить рабочее место, разместить оборудование, инструменты, предъявить судьям для осмотра, инструмент который участник приносит с собой, а также удостоверения по охране труда и по электробезопасности. При подготовке рабочего места обеспечить требования охраны труда.  </w:t>
      </w:r>
    </w:p>
    <w:p w:rsidR="00F804AF" w:rsidRPr="000908C4" w:rsidRDefault="00E61151" w:rsidP="00F804AF">
      <w:pPr>
        <w:pStyle w:val="aff1"/>
        <w:tabs>
          <w:tab w:val="left" w:pos="851"/>
          <w:tab w:val="left" w:pos="1985"/>
          <w:tab w:val="left" w:pos="3119"/>
        </w:tabs>
        <w:spacing w:after="0"/>
        <w:ind w:left="0"/>
        <w:rPr>
          <w:rFonts w:ascii="Times New Roman" w:eastAsiaTheme="minorHAnsi" w:hAnsi="Times New Roman"/>
          <w:b/>
          <w:sz w:val="28"/>
          <w:szCs w:val="28"/>
        </w:rPr>
      </w:pPr>
      <w:r>
        <w:rPr>
          <w:rFonts w:ascii="Times New Roman" w:eastAsiaTheme="minorHAnsi" w:hAnsi="Times New Roman"/>
          <w:b/>
          <w:sz w:val="28"/>
          <w:szCs w:val="28"/>
        </w:rPr>
        <w:t>Модуль 3</w:t>
      </w:r>
      <w:r w:rsidR="00F804AF" w:rsidRPr="000908C4">
        <w:rPr>
          <w:rFonts w:ascii="Times New Roman" w:eastAsiaTheme="minorHAnsi" w:hAnsi="Times New Roman"/>
          <w:b/>
          <w:sz w:val="28"/>
          <w:szCs w:val="28"/>
        </w:rPr>
        <w:t>. Входной контроль оптического кабеля</w:t>
      </w:r>
    </w:p>
    <w:p w:rsidR="00F804AF" w:rsidRPr="000908C4" w:rsidRDefault="00F804AF" w:rsidP="00F804AF">
      <w:pPr>
        <w:ind w:firstLine="567"/>
        <w:jc w:val="both"/>
        <w:rPr>
          <w:rFonts w:ascii="Times New Roman" w:hAnsi="Times New Roman" w:cs="Times New Roman"/>
          <w:i/>
          <w:sz w:val="28"/>
          <w:szCs w:val="28"/>
        </w:rPr>
      </w:pPr>
      <w:r w:rsidRPr="000908C4">
        <w:rPr>
          <w:rFonts w:ascii="Times New Roman" w:hAnsi="Times New Roman" w:cs="Times New Roman"/>
          <w:i/>
          <w:sz w:val="28"/>
          <w:szCs w:val="28"/>
        </w:rPr>
        <w:t>Данные:</w:t>
      </w:r>
    </w:p>
    <w:p w:rsidR="00F804AF" w:rsidRPr="000908C4" w:rsidRDefault="00F804AF" w:rsidP="00F804AF">
      <w:pPr>
        <w:ind w:firstLine="567"/>
        <w:jc w:val="both"/>
        <w:rPr>
          <w:rFonts w:ascii="Times New Roman" w:hAnsi="Times New Roman" w:cs="Times New Roman"/>
          <w:sz w:val="28"/>
          <w:szCs w:val="28"/>
        </w:rPr>
      </w:pPr>
      <w:r w:rsidRPr="000908C4">
        <w:rPr>
          <w:rFonts w:ascii="Times New Roman" w:hAnsi="Times New Roman" w:cs="Times New Roman"/>
          <w:sz w:val="28"/>
          <w:szCs w:val="28"/>
        </w:rPr>
        <w:t>Рабочий проект.</w:t>
      </w:r>
    </w:p>
    <w:p w:rsidR="00F804AF" w:rsidRPr="000908C4" w:rsidRDefault="00F804AF" w:rsidP="00F804AF">
      <w:pPr>
        <w:ind w:firstLine="567"/>
        <w:jc w:val="both"/>
        <w:rPr>
          <w:rFonts w:ascii="Times New Roman" w:hAnsi="Times New Roman" w:cs="Times New Roman"/>
          <w:sz w:val="28"/>
          <w:szCs w:val="28"/>
        </w:rPr>
      </w:pPr>
      <w:r w:rsidRPr="000908C4">
        <w:rPr>
          <w:rFonts w:ascii="Times New Roman" w:hAnsi="Times New Roman" w:cs="Times New Roman"/>
          <w:sz w:val="28"/>
          <w:szCs w:val="28"/>
        </w:rPr>
        <w:t>Инструкции для оборудования.</w:t>
      </w:r>
    </w:p>
    <w:p w:rsidR="00F804AF" w:rsidRPr="000908C4" w:rsidRDefault="00F804AF" w:rsidP="00F804AF">
      <w:pPr>
        <w:ind w:firstLine="567"/>
        <w:jc w:val="both"/>
        <w:rPr>
          <w:rFonts w:ascii="Times New Roman" w:hAnsi="Times New Roman" w:cs="Times New Roman"/>
          <w:sz w:val="28"/>
          <w:szCs w:val="28"/>
        </w:rPr>
      </w:pPr>
      <w:r w:rsidRPr="000908C4">
        <w:rPr>
          <w:rFonts w:ascii="Times New Roman" w:hAnsi="Times New Roman" w:cs="Times New Roman"/>
          <w:sz w:val="28"/>
          <w:szCs w:val="28"/>
        </w:rPr>
        <w:t>Оборудование.</w:t>
      </w:r>
    </w:p>
    <w:p w:rsidR="00F804AF" w:rsidRPr="000908C4" w:rsidRDefault="00F804AF" w:rsidP="00F804AF">
      <w:pPr>
        <w:ind w:firstLine="567"/>
        <w:jc w:val="both"/>
        <w:rPr>
          <w:rFonts w:ascii="Times New Roman" w:hAnsi="Times New Roman" w:cs="Times New Roman"/>
          <w:sz w:val="28"/>
          <w:szCs w:val="28"/>
        </w:rPr>
      </w:pPr>
      <w:r w:rsidRPr="000908C4">
        <w:rPr>
          <w:rFonts w:ascii="Times New Roman" w:hAnsi="Times New Roman" w:cs="Times New Roman"/>
          <w:sz w:val="28"/>
          <w:szCs w:val="28"/>
        </w:rPr>
        <w:t>Паспорт на оптический кабель.</w:t>
      </w:r>
    </w:p>
    <w:p w:rsidR="00F804AF" w:rsidRPr="000908C4" w:rsidRDefault="00F804AF" w:rsidP="00F804AF">
      <w:pPr>
        <w:ind w:firstLine="567"/>
        <w:jc w:val="both"/>
        <w:rPr>
          <w:rFonts w:ascii="Times New Roman" w:hAnsi="Times New Roman" w:cs="Times New Roman"/>
          <w:i/>
          <w:sz w:val="28"/>
          <w:szCs w:val="28"/>
        </w:rPr>
      </w:pPr>
      <w:r w:rsidRPr="000908C4">
        <w:rPr>
          <w:rFonts w:ascii="Times New Roman" w:hAnsi="Times New Roman" w:cs="Times New Roman"/>
          <w:i/>
          <w:sz w:val="28"/>
          <w:szCs w:val="28"/>
        </w:rPr>
        <w:t>Выполняемая работа:</w:t>
      </w:r>
    </w:p>
    <w:p w:rsidR="00F804AF" w:rsidRPr="000908C4" w:rsidRDefault="00F804AF" w:rsidP="00F804AF">
      <w:pPr>
        <w:spacing w:after="0" w:line="360" w:lineRule="auto"/>
        <w:ind w:firstLine="709"/>
        <w:jc w:val="both"/>
        <w:rPr>
          <w:rFonts w:ascii="Times New Roman" w:hAnsi="Times New Roman" w:cs="Times New Roman"/>
          <w:sz w:val="28"/>
          <w:szCs w:val="28"/>
        </w:rPr>
      </w:pPr>
      <w:r w:rsidRPr="000908C4">
        <w:rPr>
          <w:rFonts w:ascii="Times New Roman" w:hAnsi="Times New Roman" w:cs="Times New Roman"/>
          <w:sz w:val="28"/>
          <w:szCs w:val="28"/>
        </w:rPr>
        <w:t>Провести входной контроль кабеля, согласно ГОСТ 24297-2013, расположенного на рабочем месте.</w:t>
      </w:r>
      <w:r>
        <w:rPr>
          <w:rFonts w:ascii="Times New Roman" w:hAnsi="Times New Roman" w:cs="Times New Roman"/>
          <w:sz w:val="28"/>
          <w:szCs w:val="28"/>
        </w:rPr>
        <w:t xml:space="preserve"> Оборудование используемое при проведении конкурса - </w:t>
      </w:r>
      <w:r w:rsidRPr="000908C4">
        <w:rPr>
          <w:rFonts w:ascii="Times New Roman" w:hAnsi="Times New Roman" w:cs="Times New Roman"/>
          <w:sz w:val="28"/>
          <w:szCs w:val="28"/>
        </w:rPr>
        <w:t xml:space="preserve">комплект инструмента для разделки кабеля типа НИМ-25, </w:t>
      </w:r>
      <w:r>
        <w:rPr>
          <w:rFonts w:ascii="Times New Roman" w:hAnsi="Times New Roman" w:cs="Times New Roman"/>
          <w:sz w:val="28"/>
          <w:szCs w:val="28"/>
        </w:rPr>
        <w:t>устройство для подключения оптических волокон</w:t>
      </w:r>
      <w:r w:rsidRPr="000908C4">
        <w:rPr>
          <w:rFonts w:ascii="Times New Roman" w:hAnsi="Times New Roman" w:cs="Times New Roman"/>
          <w:sz w:val="28"/>
          <w:szCs w:val="28"/>
        </w:rPr>
        <w:t>, рефлектометр. Приборы должны соответствовать требованиям охраны труда. Во время проведения конкурса все данные по монтажу оптического кросса заносятся в протоколы. После того как линия построена произвести измерения на смонтированном участке.</w:t>
      </w:r>
    </w:p>
    <w:p w:rsidR="00F804AF" w:rsidRPr="000908C4" w:rsidRDefault="00F804AF" w:rsidP="00F804AF">
      <w:pPr>
        <w:pStyle w:val="aff1"/>
        <w:tabs>
          <w:tab w:val="left" w:pos="851"/>
          <w:tab w:val="left" w:pos="1985"/>
          <w:tab w:val="left" w:pos="3119"/>
        </w:tabs>
        <w:spacing w:after="0"/>
        <w:ind w:left="0"/>
        <w:rPr>
          <w:rFonts w:ascii="Times New Roman" w:eastAsiaTheme="minorHAnsi" w:hAnsi="Times New Roman"/>
          <w:i/>
          <w:sz w:val="28"/>
          <w:szCs w:val="28"/>
        </w:rPr>
      </w:pPr>
      <w:r w:rsidRPr="000908C4">
        <w:rPr>
          <w:rFonts w:ascii="Times New Roman" w:eastAsiaTheme="minorHAnsi" w:hAnsi="Times New Roman"/>
          <w:i/>
          <w:sz w:val="28"/>
          <w:szCs w:val="28"/>
        </w:rPr>
        <w:lastRenderedPageBreak/>
        <w:t>Ожидаемые результаты:</w:t>
      </w:r>
    </w:p>
    <w:p w:rsidR="00F804AF" w:rsidRPr="000908C4" w:rsidRDefault="00F804AF" w:rsidP="00F804AF">
      <w:pPr>
        <w:pStyle w:val="aff1"/>
        <w:tabs>
          <w:tab w:val="left" w:pos="851"/>
          <w:tab w:val="left" w:pos="1985"/>
          <w:tab w:val="left" w:pos="3119"/>
        </w:tabs>
        <w:spacing w:after="0"/>
        <w:ind w:left="1712"/>
        <w:rPr>
          <w:rFonts w:ascii="Times New Roman" w:eastAsiaTheme="minorHAnsi" w:hAnsi="Times New Roman"/>
          <w:sz w:val="28"/>
          <w:szCs w:val="28"/>
        </w:rPr>
      </w:pPr>
    </w:p>
    <w:p w:rsidR="00F804AF" w:rsidRPr="00185917" w:rsidRDefault="00F804AF" w:rsidP="00F804AF">
      <w:pPr>
        <w:spacing w:after="0" w:line="360" w:lineRule="auto"/>
        <w:ind w:firstLine="709"/>
        <w:jc w:val="both"/>
        <w:rPr>
          <w:rFonts w:ascii="Times New Roman" w:hAnsi="Times New Roman" w:cs="Times New Roman"/>
          <w:sz w:val="28"/>
          <w:szCs w:val="28"/>
        </w:rPr>
      </w:pPr>
      <w:r w:rsidRPr="000908C4">
        <w:rPr>
          <w:rFonts w:ascii="Times New Roman" w:hAnsi="Times New Roman" w:cs="Times New Roman"/>
          <w:sz w:val="28"/>
          <w:szCs w:val="28"/>
        </w:rPr>
        <w:t xml:space="preserve">Команда участников в отведённое время </w:t>
      </w:r>
      <w:r w:rsidRPr="00185917">
        <w:rPr>
          <w:rFonts w:ascii="Times New Roman" w:hAnsi="Times New Roman" w:cs="Times New Roman"/>
          <w:sz w:val="28"/>
          <w:szCs w:val="28"/>
        </w:rPr>
        <w:t xml:space="preserve">правильно </w:t>
      </w:r>
      <w:r w:rsidRPr="000908C4">
        <w:rPr>
          <w:rFonts w:ascii="Times New Roman" w:hAnsi="Times New Roman" w:cs="Times New Roman"/>
          <w:sz w:val="28"/>
          <w:szCs w:val="28"/>
        </w:rPr>
        <w:t>произвела</w:t>
      </w:r>
      <w:r w:rsidRPr="00185917">
        <w:rPr>
          <w:rFonts w:ascii="Times New Roman" w:hAnsi="Times New Roman" w:cs="Times New Roman"/>
          <w:sz w:val="28"/>
          <w:szCs w:val="28"/>
        </w:rPr>
        <w:t xml:space="preserve"> входной контроль кабеля. </w:t>
      </w:r>
      <w:r w:rsidRPr="000908C4">
        <w:rPr>
          <w:rFonts w:ascii="Times New Roman" w:hAnsi="Times New Roman" w:cs="Times New Roman"/>
          <w:sz w:val="28"/>
          <w:szCs w:val="28"/>
        </w:rPr>
        <w:t xml:space="preserve"> </w:t>
      </w:r>
    </w:p>
    <w:p w:rsidR="00F804AF" w:rsidRPr="00185917" w:rsidRDefault="00E61151" w:rsidP="00F804AF">
      <w:pPr>
        <w:pStyle w:val="aff1"/>
        <w:tabs>
          <w:tab w:val="left" w:pos="851"/>
          <w:tab w:val="left" w:pos="1985"/>
          <w:tab w:val="left" w:pos="3119"/>
        </w:tabs>
        <w:spacing w:after="0"/>
        <w:ind w:left="0"/>
        <w:rPr>
          <w:rFonts w:ascii="Times New Roman" w:eastAsiaTheme="minorHAnsi" w:hAnsi="Times New Roman"/>
          <w:b/>
          <w:sz w:val="28"/>
          <w:szCs w:val="28"/>
        </w:rPr>
      </w:pPr>
      <w:r>
        <w:rPr>
          <w:rFonts w:ascii="Times New Roman" w:eastAsiaTheme="minorHAnsi" w:hAnsi="Times New Roman"/>
          <w:b/>
          <w:sz w:val="28"/>
          <w:szCs w:val="28"/>
        </w:rPr>
        <w:t>Модуль 4</w:t>
      </w:r>
      <w:r w:rsidR="00F804AF" w:rsidRPr="00185917">
        <w:rPr>
          <w:rFonts w:ascii="Times New Roman" w:eastAsiaTheme="minorHAnsi" w:hAnsi="Times New Roman"/>
          <w:b/>
          <w:sz w:val="28"/>
          <w:szCs w:val="28"/>
        </w:rPr>
        <w:t xml:space="preserve">. </w:t>
      </w:r>
      <w:r w:rsidR="00F804AF">
        <w:rPr>
          <w:rFonts w:ascii="Times New Roman" w:eastAsiaTheme="minorHAnsi" w:hAnsi="Times New Roman"/>
          <w:b/>
          <w:sz w:val="28"/>
          <w:szCs w:val="28"/>
        </w:rPr>
        <w:t>Монтаж условного участка</w:t>
      </w:r>
      <w:r w:rsidR="00F804AF" w:rsidRPr="00185917">
        <w:rPr>
          <w:rFonts w:ascii="Times New Roman" w:eastAsiaTheme="minorHAnsi" w:hAnsi="Times New Roman"/>
          <w:b/>
          <w:sz w:val="28"/>
          <w:szCs w:val="28"/>
        </w:rPr>
        <w:t>.</w:t>
      </w:r>
    </w:p>
    <w:p w:rsidR="00F804AF" w:rsidRPr="000908C4" w:rsidRDefault="00F804AF" w:rsidP="00F804AF">
      <w:pPr>
        <w:ind w:firstLine="567"/>
        <w:jc w:val="both"/>
        <w:rPr>
          <w:rFonts w:ascii="Times New Roman" w:hAnsi="Times New Roman" w:cs="Times New Roman"/>
          <w:i/>
          <w:sz w:val="28"/>
          <w:szCs w:val="28"/>
        </w:rPr>
      </w:pPr>
      <w:r w:rsidRPr="000908C4">
        <w:rPr>
          <w:rFonts w:ascii="Times New Roman" w:hAnsi="Times New Roman" w:cs="Times New Roman"/>
          <w:i/>
          <w:sz w:val="28"/>
          <w:szCs w:val="28"/>
        </w:rPr>
        <w:t>Данные:</w:t>
      </w:r>
    </w:p>
    <w:p w:rsidR="00F804AF" w:rsidRPr="000908C4" w:rsidRDefault="00F804AF" w:rsidP="00F804AF">
      <w:pPr>
        <w:ind w:firstLine="567"/>
        <w:jc w:val="both"/>
        <w:rPr>
          <w:rFonts w:ascii="Times New Roman" w:hAnsi="Times New Roman" w:cs="Times New Roman"/>
          <w:sz w:val="28"/>
          <w:szCs w:val="28"/>
        </w:rPr>
      </w:pPr>
      <w:r w:rsidRPr="000908C4">
        <w:rPr>
          <w:rFonts w:ascii="Times New Roman" w:hAnsi="Times New Roman" w:cs="Times New Roman"/>
          <w:sz w:val="28"/>
          <w:szCs w:val="28"/>
        </w:rPr>
        <w:t>Схема размещения оборудования.</w:t>
      </w:r>
    </w:p>
    <w:p w:rsidR="00F804AF" w:rsidRPr="000908C4" w:rsidRDefault="00F804AF" w:rsidP="00F804AF">
      <w:pPr>
        <w:ind w:firstLine="567"/>
        <w:jc w:val="both"/>
        <w:rPr>
          <w:rFonts w:ascii="Times New Roman" w:hAnsi="Times New Roman" w:cs="Times New Roman"/>
          <w:sz w:val="28"/>
          <w:szCs w:val="28"/>
        </w:rPr>
      </w:pPr>
      <w:r w:rsidRPr="000908C4">
        <w:rPr>
          <w:rFonts w:ascii="Times New Roman" w:hAnsi="Times New Roman" w:cs="Times New Roman"/>
          <w:sz w:val="28"/>
          <w:szCs w:val="28"/>
        </w:rPr>
        <w:t>Инструкции для оборудования.</w:t>
      </w:r>
    </w:p>
    <w:p w:rsidR="00F804AF" w:rsidRPr="000908C4" w:rsidRDefault="00F804AF" w:rsidP="00F804AF">
      <w:pPr>
        <w:ind w:firstLine="567"/>
        <w:jc w:val="both"/>
        <w:rPr>
          <w:rFonts w:ascii="Times New Roman" w:hAnsi="Times New Roman" w:cs="Times New Roman"/>
          <w:sz w:val="28"/>
          <w:szCs w:val="28"/>
        </w:rPr>
      </w:pPr>
      <w:r w:rsidRPr="000908C4">
        <w:rPr>
          <w:rFonts w:ascii="Times New Roman" w:hAnsi="Times New Roman" w:cs="Times New Roman"/>
          <w:sz w:val="28"/>
          <w:szCs w:val="28"/>
        </w:rPr>
        <w:t>Оборудование.</w:t>
      </w:r>
    </w:p>
    <w:p w:rsidR="00F804AF" w:rsidRPr="000908C4" w:rsidRDefault="00F804AF" w:rsidP="00F804AF">
      <w:pPr>
        <w:ind w:firstLine="567"/>
        <w:jc w:val="both"/>
        <w:rPr>
          <w:rFonts w:ascii="Times New Roman" w:hAnsi="Times New Roman" w:cs="Times New Roman"/>
          <w:sz w:val="28"/>
          <w:szCs w:val="28"/>
        </w:rPr>
      </w:pPr>
      <w:r w:rsidRPr="000908C4">
        <w:rPr>
          <w:rFonts w:ascii="Times New Roman" w:hAnsi="Times New Roman" w:cs="Times New Roman"/>
          <w:sz w:val="28"/>
          <w:szCs w:val="28"/>
        </w:rPr>
        <w:t>Паспорт на оптический кабель.</w:t>
      </w:r>
    </w:p>
    <w:p w:rsidR="00F804AF" w:rsidRPr="00185917" w:rsidRDefault="00F804AF" w:rsidP="00F804AF">
      <w:pPr>
        <w:ind w:firstLine="567"/>
        <w:jc w:val="both"/>
        <w:rPr>
          <w:rFonts w:ascii="Times New Roman" w:hAnsi="Times New Roman" w:cs="Times New Roman"/>
          <w:i/>
          <w:sz w:val="28"/>
          <w:szCs w:val="28"/>
        </w:rPr>
      </w:pPr>
      <w:r w:rsidRPr="00185917">
        <w:rPr>
          <w:rFonts w:ascii="Times New Roman" w:hAnsi="Times New Roman" w:cs="Times New Roman"/>
          <w:i/>
          <w:sz w:val="28"/>
          <w:szCs w:val="28"/>
        </w:rPr>
        <w:t>Выполняемая работа:</w:t>
      </w:r>
    </w:p>
    <w:p w:rsidR="00F804AF" w:rsidRPr="000908C4" w:rsidRDefault="00F804AF" w:rsidP="00F804AF">
      <w:pPr>
        <w:spacing w:after="0" w:line="360" w:lineRule="auto"/>
        <w:ind w:firstLine="709"/>
        <w:jc w:val="both"/>
        <w:rPr>
          <w:rFonts w:ascii="Times New Roman" w:hAnsi="Times New Roman" w:cs="Times New Roman"/>
          <w:sz w:val="28"/>
          <w:szCs w:val="28"/>
        </w:rPr>
      </w:pPr>
      <w:r w:rsidRPr="000908C4">
        <w:rPr>
          <w:rFonts w:ascii="Times New Roman" w:hAnsi="Times New Roman" w:cs="Times New Roman"/>
          <w:sz w:val="28"/>
          <w:szCs w:val="28"/>
        </w:rPr>
        <w:t xml:space="preserve">Команде участников необходимо выполнить монтаж оптических кроссов, согласно инструкции по монтажу оптического кросса, паспорта на оптический кабель и схеме распределения оптических волокон. Установить оптические кроссы в стойку 19”. Дополнительно сертифицированными экспертами WSR по данной компетенции могут быть предложены дополнительные конкурсные задания. Для выполнения требований данного модуля, участникам необходимо принести с собой на конкурс комплект инструмента для разделки кабеля типа НИМ-25, сварочный аппарат, рефлектометр. Приборы должны соответствовать требованиям охраны труда. Во время проведения конкурса все данные по монтажу оптического кросса заносятся в протоколы. </w:t>
      </w:r>
    </w:p>
    <w:p w:rsidR="00F804AF" w:rsidRPr="00185917" w:rsidRDefault="00F804AF" w:rsidP="00F804AF">
      <w:pPr>
        <w:pStyle w:val="aff1"/>
        <w:tabs>
          <w:tab w:val="left" w:pos="851"/>
          <w:tab w:val="left" w:pos="1985"/>
          <w:tab w:val="left" w:pos="3119"/>
        </w:tabs>
        <w:spacing w:after="0"/>
        <w:ind w:left="0"/>
        <w:rPr>
          <w:rFonts w:ascii="Times New Roman" w:eastAsiaTheme="minorHAnsi" w:hAnsi="Times New Roman"/>
          <w:i/>
          <w:sz w:val="28"/>
          <w:szCs w:val="28"/>
        </w:rPr>
      </w:pPr>
      <w:r>
        <w:rPr>
          <w:rFonts w:ascii="Times New Roman" w:eastAsiaTheme="minorHAnsi" w:hAnsi="Times New Roman"/>
          <w:i/>
          <w:sz w:val="28"/>
          <w:szCs w:val="28"/>
        </w:rPr>
        <w:t xml:space="preserve"> </w:t>
      </w:r>
      <w:r w:rsidRPr="00185917">
        <w:rPr>
          <w:rFonts w:ascii="Times New Roman" w:eastAsiaTheme="minorHAnsi" w:hAnsi="Times New Roman"/>
          <w:i/>
          <w:sz w:val="28"/>
          <w:szCs w:val="28"/>
        </w:rPr>
        <w:t>Ожидаемые результаты:</w:t>
      </w:r>
    </w:p>
    <w:p w:rsidR="00F804AF" w:rsidRPr="00A57976" w:rsidRDefault="00F804AF" w:rsidP="00B37001">
      <w:pPr>
        <w:spacing w:after="0" w:line="360" w:lineRule="auto"/>
        <w:ind w:firstLine="709"/>
        <w:jc w:val="both"/>
        <w:rPr>
          <w:rFonts w:ascii="Times New Roman" w:hAnsi="Times New Roman" w:cs="Times New Roman"/>
          <w:sz w:val="28"/>
          <w:szCs w:val="28"/>
        </w:rPr>
      </w:pPr>
      <w:r w:rsidRPr="000908C4">
        <w:rPr>
          <w:rFonts w:ascii="Times New Roman" w:hAnsi="Times New Roman" w:cs="Times New Roman"/>
          <w:sz w:val="28"/>
          <w:szCs w:val="28"/>
        </w:rPr>
        <w:t xml:space="preserve">Команда участников в отведённое время произвела монтаж и установку двух оптических кроссов (ШКОС) в телекоммуникационные стойки. Произвела маркировку ОК, стоек и кроссов. </w:t>
      </w:r>
      <w:r w:rsidR="00B37001">
        <w:rPr>
          <w:rFonts w:ascii="Times New Roman" w:hAnsi="Times New Roman" w:cs="Times New Roman"/>
          <w:sz w:val="28"/>
          <w:szCs w:val="28"/>
        </w:rPr>
        <w:t xml:space="preserve">Произвела выкладку запасов ОК. </w:t>
      </w:r>
    </w:p>
    <w:p w:rsidR="00F804AF" w:rsidRPr="00185917" w:rsidRDefault="00E61151" w:rsidP="00F804AF">
      <w:pPr>
        <w:jc w:val="both"/>
        <w:rPr>
          <w:rFonts w:ascii="Times New Roman" w:hAnsi="Times New Roman" w:cs="Times New Roman"/>
          <w:b/>
          <w:sz w:val="28"/>
          <w:szCs w:val="28"/>
        </w:rPr>
      </w:pPr>
      <w:r>
        <w:rPr>
          <w:rFonts w:ascii="Times New Roman" w:hAnsi="Times New Roman" w:cs="Times New Roman"/>
          <w:b/>
          <w:sz w:val="28"/>
          <w:szCs w:val="28"/>
        </w:rPr>
        <w:t>Модуль 5</w:t>
      </w:r>
      <w:r w:rsidR="00621743">
        <w:rPr>
          <w:rFonts w:ascii="Times New Roman" w:hAnsi="Times New Roman" w:cs="Times New Roman"/>
          <w:b/>
          <w:sz w:val="28"/>
          <w:szCs w:val="28"/>
        </w:rPr>
        <w:t xml:space="preserve"> </w:t>
      </w:r>
      <w:r w:rsidR="00F804AF" w:rsidRPr="00185917">
        <w:rPr>
          <w:rFonts w:ascii="Times New Roman" w:hAnsi="Times New Roman" w:cs="Times New Roman"/>
          <w:b/>
          <w:sz w:val="28"/>
          <w:szCs w:val="28"/>
        </w:rPr>
        <w:t>. Монтаж муфты согласно технического задания.</w:t>
      </w:r>
    </w:p>
    <w:p w:rsidR="00F804AF" w:rsidRPr="00185917" w:rsidRDefault="00F804AF" w:rsidP="00F804AF">
      <w:pPr>
        <w:ind w:firstLine="567"/>
        <w:jc w:val="both"/>
        <w:rPr>
          <w:rFonts w:ascii="Times New Roman" w:hAnsi="Times New Roman" w:cs="Times New Roman"/>
          <w:i/>
          <w:sz w:val="28"/>
          <w:szCs w:val="28"/>
        </w:rPr>
      </w:pPr>
      <w:r w:rsidRPr="000908C4">
        <w:rPr>
          <w:rFonts w:ascii="Times New Roman" w:hAnsi="Times New Roman" w:cs="Times New Roman"/>
          <w:sz w:val="28"/>
          <w:szCs w:val="28"/>
        </w:rPr>
        <w:t xml:space="preserve"> </w:t>
      </w:r>
      <w:r w:rsidRPr="00185917">
        <w:rPr>
          <w:rFonts w:ascii="Times New Roman" w:hAnsi="Times New Roman" w:cs="Times New Roman"/>
          <w:i/>
          <w:sz w:val="28"/>
          <w:szCs w:val="28"/>
        </w:rPr>
        <w:t>Данные:</w:t>
      </w:r>
    </w:p>
    <w:p w:rsidR="00F804AF" w:rsidRPr="000908C4" w:rsidRDefault="00F804AF" w:rsidP="00F804AF">
      <w:pPr>
        <w:ind w:firstLine="567"/>
        <w:jc w:val="both"/>
        <w:rPr>
          <w:rFonts w:ascii="Times New Roman" w:hAnsi="Times New Roman" w:cs="Times New Roman"/>
          <w:sz w:val="28"/>
          <w:szCs w:val="28"/>
        </w:rPr>
      </w:pPr>
      <w:r w:rsidRPr="000908C4">
        <w:rPr>
          <w:rFonts w:ascii="Times New Roman" w:hAnsi="Times New Roman" w:cs="Times New Roman"/>
          <w:sz w:val="28"/>
          <w:szCs w:val="28"/>
        </w:rPr>
        <w:t>Схема соединения оптических волокое.</w:t>
      </w:r>
    </w:p>
    <w:p w:rsidR="00F804AF" w:rsidRPr="000908C4" w:rsidRDefault="00F804AF" w:rsidP="00F804AF">
      <w:pPr>
        <w:ind w:firstLine="567"/>
        <w:jc w:val="both"/>
        <w:rPr>
          <w:rFonts w:ascii="Times New Roman" w:hAnsi="Times New Roman" w:cs="Times New Roman"/>
          <w:sz w:val="28"/>
          <w:szCs w:val="28"/>
        </w:rPr>
      </w:pPr>
      <w:r w:rsidRPr="000908C4">
        <w:rPr>
          <w:rFonts w:ascii="Times New Roman" w:hAnsi="Times New Roman" w:cs="Times New Roman"/>
          <w:sz w:val="28"/>
          <w:szCs w:val="28"/>
        </w:rPr>
        <w:t xml:space="preserve">Муфта оптическая. </w:t>
      </w:r>
    </w:p>
    <w:p w:rsidR="00F804AF" w:rsidRPr="000908C4" w:rsidRDefault="00F804AF" w:rsidP="00F804AF">
      <w:pPr>
        <w:ind w:firstLine="567"/>
        <w:jc w:val="both"/>
        <w:rPr>
          <w:rFonts w:ascii="Times New Roman" w:hAnsi="Times New Roman" w:cs="Times New Roman"/>
          <w:sz w:val="28"/>
          <w:szCs w:val="28"/>
        </w:rPr>
      </w:pPr>
      <w:r w:rsidRPr="000908C4">
        <w:rPr>
          <w:rFonts w:ascii="Times New Roman" w:hAnsi="Times New Roman" w:cs="Times New Roman"/>
          <w:sz w:val="28"/>
          <w:szCs w:val="28"/>
        </w:rPr>
        <w:lastRenderedPageBreak/>
        <w:t>Выполняемая работа:</w:t>
      </w:r>
    </w:p>
    <w:p w:rsidR="00F804AF" w:rsidRPr="000908C4" w:rsidRDefault="00F804AF" w:rsidP="00F804AF">
      <w:pPr>
        <w:ind w:firstLine="567"/>
        <w:jc w:val="both"/>
        <w:rPr>
          <w:rFonts w:ascii="Times New Roman" w:hAnsi="Times New Roman" w:cs="Times New Roman"/>
          <w:sz w:val="28"/>
          <w:szCs w:val="28"/>
        </w:rPr>
      </w:pPr>
      <w:r w:rsidRPr="000908C4">
        <w:rPr>
          <w:rFonts w:ascii="Times New Roman" w:hAnsi="Times New Roman" w:cs="Times New Roman"/>
          <w:sz w:val="28"/>
          <w:szCs w:val="28"/>
        </w:rPr>
        <w:t>Монтаж оптической разветвительной муфты типа МТОК.</w:t>
      </w:r>
    </w:p>
    <w:p w:rsidR="00F804AF" w:rsidRPr="000908C4" w:rsidRDefault="00F804AF" w:rsidP="00F804AF">
      <w:pPr>
        <w:spacing w:after="0" w:line="360" w:lineRule="auto"/>
        <w:ind w:firstLine="709"/>
        <w:jc w:val="both"/>
        <w:rPr>
          <w:rFonts w:ascii="Times New Roman" w:hAnsi="Times New Roman" w:cs="Times New Roman"/>
          <w:sz w:val="28"/>
          <w:szCs w:val="28"/>
        </w:rPr>
      </w:pPr>
      <w:r w:rsidRPr="000908C4">
        <w:rPr>
          <w:rFonts w:ascii="Times New Roman" w:hAnsi="Times New Roman" w:cs="Times New Roman"/>
          <w:sz w:val="28"/>
          <w:szCs w:val="28"/>
        </w:rPr>
        <w:t xml:space="preserve">Команде участников необходимо выполнить монтаж разветвительной оптической муфты согласно инструкции по монтажу оптической муфты, инструкции к кассете типа КТ с учётом расцветки волокон, согласно паспорта на оптический кабель.  Схема сборки муфты указана в Рабочем проекте.  Дополнительно экспертами WSR могут быть предложены иные конкурсные задания. Для выполнения требований данного модуля, командам участников необходимо принести с собой на конкурс </w:t>
      </w:r>
      <w:r w:rsidR="00B37001">
        <w:rPr>
          <w:rFonts w:ascii="Times New Roman" w:hAnsi="Times New Roman" w:cs="Times New Roman"/>
          <w:sz w:val="28"/>
          <w:szCs w:val="28"/>
        </w:rPr>
        <w:t>рекомендуемое с собой (</w:t>
      </w:r>
      <w:r w:rsidR="00B37001">
        <w:rPr>
          <w:rFonts w:ascii="Times New Roman" w:hAnsi="Times New Roman" w:cs="Times New Roman"/>
          <w:sz w:val="28"/>
          <w:szCs w:val="28"/>
          <w:lang w:val="en-US"/>
        </w:rPr>
        <w:t>TOOLBOX</w:t>
      </w:r>
      <w:r w:rsidR="00B37001" w:rsidRPr="00B37001">
        <w:rPr>
          <w:rFonts w:ascii="Times New Roman" w:hAnsi="Times New Roman" w:cs="Times New Roman"/>
          <w:sz w:val="28"/>
          <w:szCs w:val="28"/>
        </w:rPr>
        <w:t>)</w:t>
      </w:r>
      <w:r w:rsidRPr="000908C4">
        <w:rPr>
          <w:rFonts w:ascii="Times New Roman" w:hAnsi="Times New Roman" w:cs="Times New Roman"/>
          <w:sz w:val="28"/>
          <w:szCs w:val="28"/>
        </w:rPr>
        <w:t xml:space="preserve">. Приборы должны соответствовать требованиям охраны труда. Во время проведения конкурса все данные по монтажу заносятся в </w:t>
      </w:r>
      <w:r w:rsidR="00B37001">
        <w:rPr>
          <w:rFonts w:ascii="Times New Roman" w:hAnsi="Times New Roman" w:cs="Times New Roman"/>
          <w:sz w:val="28"/>
          <w:szCs w:val="28"/>
        </w:rPr>
        <w:t xml:space="preserve">соответствующий </w:t>
      </w:r>
      <w:r w:rsidRPr="000908C4">
        <w:rPr>
          <w:rFonts w:ascii="Times New Roman" w:hAnsi="Times New Roman" w:cs="Times New Roman"/>
          <w:sz w:val="28"/>
          <w:szCs w:val="28"/>
        </w:rPr>
        <w:t xml:space="preserve">протокол монтажа муфты. После того как линия собрана, команде участников необходимо провести измерение на смонтированном участке ВОЛП. </w:t>
      </w:r>
    </w:p>
    <w:p w:rsidR="00F804AF" w:rsidRPr="00185917" w:rsidRDefault="00F804AF" w:rsidP="00F804AF">
      <w:pPr>
        <w:tabs>
          <w:tab w:val="left" w:pos="851"/>
          <w:tab w:val="left" w:pos="1985"/>
          <w:tab w:val="left" w:pos="3119"/>
        </w:tabs>
        <w:spacing w:after="0"/>
        <w:rPr>
          <w:rFonts w:ascii="Times New Roman" w:hAnsi="Times New Roman" w:cs="Times New Roman"/>
          <w:i/>
          <w:sz w:val="28"/>
          <w:szCs w:val="28"/>
        </w:rPr>
      </w:pPr>
      <w:r w:rsidRPr="00185917">
        <w:rPr>
          <w:rFonts w:ascii="Times New Roman" w:hAnsi="Times New Roman" w:cs="Times New Roman"/>
          <w:i/>
          <w:sz w:val="28"/>
          <w:szCs w:val="28"/>
        </w:rPr>
        <w:t>Ожидаемые результаты:</w:t>
      </w:r>
    </w:p>
    <w:p w:rsidR="00F804AF" w:rsidRPr="00A57976" w:rsidRDefault="00F804AF" w:rsidP="00B37001">
      <w:pPr>
        <w:spacing w:after="0" w:line="360" w:lineRule="auto"/>
        <w:ind w:firstLine="709"/>
        <w:jc w:val="both"/>
        <w:rPr>
          <w:rFonts w:ascii="Times New Roman" w:hAnsi="Times New Roman" w:cs="Times New Roman"/>
          <w:sz w:val="28"/>
          <w:szCs w:val="28"/>
        </w:rPr>
      </w:pPr>
      <w:r w:rsidRPr="000908C4">
        <w:rPr>
          <w:rFonts w:ascii="Times New Roman" w:hAnsi="Times New Roman" w:cs="Times New Roman"/>
          <w:sz w:val="28"/>
          <w:szCs w:val="28"/>
        </w:rPr>
        <w:t>Команда участников в отведённое время проводит монтаж оптической муфт</w:t>
      </w:r>
      <w:r w:rsidR="00B37001">
        <w:rPr>
          <w:rFonts w:ascii="Times New Roman" w:hAnsi="Times New Roman" w:cs="Times New Roman"/>
          <w:sz w:val="28"/>
          <w:szCs w:val="28"/>
        </w:rPr>
        <w:t xml:space="preserve">ы, согласно приложенной схемы. </w:t>
      </w:r>
    </w:p>
    <w:p w:rsidR="00F804AF" w:rsidRPr="00185917" w:rsidRDefault="00E61151" w:rsidP="00F804AF">
      <w:pPr>
        <w:jc w:val="both"/>
        <w:rPr>
          <w:rFonts w:ascii="Times New Roman" w:hAnsi="Times New Roman" w:cs="Times New Roman"/>
          <w:b/>
          <w:sz w:val="28"/>
          <w:szCs w:val="28"/>
        </w:rPr>
      </w:pPr>
      <w:r>
        <w:rPr>
          <w:rFonts w:ascii="Times New Roman" w:hAnsi="Times New Roman" w:cs="Times New Roman"/>
          <w:b/>
          <w:sz w:val="28"/>
          <w:szCs w:val="28"/>
        </w:rPr>
        <w:t>Модуль 6</w:t>
      </w:r>
      <w:r w:rsidR="00F804AF" w:rsidRPr="00185917">
        <w:rPr>
          <w:rFonts w:ascii="Times New Roman" w:hAnsi="Times New Roman" w:cs="Times New Roman"/>
          <w:b/>
          <w:sz w:val="28"/>
          <w:szCs w:val="28"/>
        </w:rPr>
        <w:t>. Измерение смонтированного участка ВОЛП.</w:t>
      </w:r>
    </w:p>
    <w:p w:rsidR="00F804AF" w:rsidRPr="00185917" w:rsidRDefault="00F804AF" w:rsidP="00F804AF">
      <w:pPr>
        <w:ind w:firstLine="567"/>
        <w:jc w:val="both"/>
        <w:rPr>
          <w:rFonts w:ascii="Times New Roman" w:hAnsi="Times New Roman" w:cs="Times New Roman"/>
          <w:i/>
          <w:sz w:val="28"/>
          <w:szCs w:val="28"/>
        </w:rPr>
      </w:pPr>
      <w:r w:rsidRPr="00185917">
        <w:rPr>
          <w:rFonts w:ascii="Times New Roman" w:hAnsi="Times New Roman" w:cs="Times New Roman"/>
          <w:i/>
          <w:sz w:val="28"/>
          <w:szCs w:val="28"/>
        </w:rPr>
        <w:t>Данные:</w:t>
      </w:r>
    </w:p>
    <w:p w:rsidR="00F804AF" w:rsidRPr="000908C4" w:rsidRDefault="00F804AF" w:rsidP="00F804AF">
      <w:pPr>
        <w:ind w:firstLine="567"/>
        <w:jc w:val="both"/>
        <w:rPr>
          <w:rFonts w:ascii="Times New Roman" w:hAnsi="Times New Roman" w:cs="Times New Roman"/>
          <w:sz w:val="28"/>
          <w:szCs w:val="28"/>
        </w:rPr>
      </w:pPr>
      <w:r w:rsidRPr="000908C4">
        <w:rPr>
          <w:rFonts w:ascii="Times New Roman" w:hAnsi="Times New Roman" w:cs="Times New Roman"/>
          <w:sz w:val="28"/>
          <w:szCs w:val="28"/>
        </w:rPr>
        <w:t>Схема соединения оптических волокон.</w:t>
      </w:r>
    </w:p>
    <w:p w:rsidR="00F804AF" w:rsidRPr="000908C4" w:rsidRDefault="00B37001" w:rsidP="00F804AF">
      <w:pPr>
        <w:ind w:firstLine="567"/>
        <w:jc w:val="both"/>
        <w:rPr>
          <w:rFonts w:ascii="Times New Roman" w:hAnsi="Times New Roman" w:cs="Times New Roman"/>
          <w:sz w:val="28"/>
          <w:szCs w:val="28"/>
        </w:rPr>
      </w:pPr>
      <w:r>
        <w:rPr>
          <w:rFonts w:ascii="Times New Roman" w:hAnsi="Times New Roman" w:cs="Times New Roman"/>
          <w:sz w:val="28"/>
          <w:szCs w:val="28"/>
        </w:rPr>
        <w:t xml:space="preserve">Условный участок. </w:t>
      </w:r>
    </w:p>
    <w:p w:rsidR="00F804AF" w:rsidRPr="00185917" w:rsidRDefault="00F804AF" w:rsidP="00F804AF">
      <w:pPr>
        <w:ind w:firstLine="567"/>
        <w:jc w:val="both"/>
        <w:rPr>
          <w:rFonts w:ascii="Times New Roman" w:hAnsi="Times New Roman" w:cs="Times New Roman"/>
          <w:i/>
          <w:sz w:val="28"/>
          <w:szCs w:val="28"/>
        </w:rPr>
      </w:pPr>
      <w:r w:rsidRPr="00185917">
        <w:rPr>
          <w:rFonts w:ascii="Times New Roman" w:hAnsi="Times New Roman" w:cs="Times New Roman"/>
          <w:i/>
          <w:sz w:val="28"/>
          <w:szCs w:val="28"/>
        </w:rPr>
        <w:t>Выполняемая работа:</w:t>
      </w:r>
    </w:p>
    <w:p w:rsidR="00F804AF" w:rsidRPr="000908C4" w:rsidRDefault="00F804AF" w:rsidP="00F804AF">
      <w:pPr>
        <w:spacing w:after="0" w:line="360" w:lineRule="auto"/>
        <w:ind w:firstLine="709"/>
        <w:jc w:val="both"/>
        <w:rPr>
          <w:rFonts w:ascii="Times New Roman" w:hAnsi="Times New Roman" w:cs="Times New Roman"/>
          <w:sz w:val="28"/>
          <w:szCs w:val="28"/>
        </w:rPr>
      </w:pPr>
      <w:r w:rsidRPr="000908C4">
        <w:rPr>
          <w:rFonts w:ascii="Times New Roman" w:hAnsi="Times New Roman" w:cs="Times New Roman"/>
          <w:sz w:val="28"/>
          <w:szCs w:val="28"/>
        </w:rPr>
        <w:t xml:space="preserve">Команде участников необходимо провести измерение на смонтированном участке ВОЛП. </w:t>
      </w:r>
    </w:p>
    <w:p w:rsidR="00F804AF" w:rsidRPr="000908C4" w:rsidRDefault="00F804AF" w:rsidP="00F804AF">
      <w:pPr>
        <w:jc w:val="both"/>
        <w:rPr>
          <w:rFonts w:ascii="Times New Roman" w:hAnsi="Times New Roman" w:cs="Times New Roman"/>
          <w:sz w:val="28"/>
          <w:szCs w:val="28"/>
        </w:rPr>
      </w:pPr>
      <w:r w:rsidRPr="000908C4">
        <w:rPr>
          <w:rFonts w:ascii="Times New Roman" w:hAnsi="Times New Roman" w:cs="Times New Roman"/>
          <w:sz w:val="28"/>
          <w:szCs w:val="28"/>
        </w:rPr>
        <w:t>Измерение проводится оптическим рефлектометром:</w:t>
      </w:r>
    </w:p>
    <w:p w:rsidR="00F804AF" w:rsidRPr="000908C4" w:rsidRDefault="00F804AF" w:rsidP="00F804AF">
      <w:pPr>
        <w:jc w:val="both"/>
        <w:rPr>
          <w:rFonts w:ascii="Times New Roman" w:hAnsi="Times New Roman" w:cs="Times New Roman"/>
          <w:sz w:val="28"/>
          <w:szCs w:val="28"/>
        </w:rPr>
      </w:pPr>
      <w:r w:rsidRPr="000908C4">
        <w:rPr>
          <w:rFonts w:ascii="Times New Roman" w:hAnsi="Times New Roman" w:cs="Times New Roman"/>
          <w:sz w:val="28"/>
          <w:szCs w:val="28"/>
        </w:rPr>
        <w:t>Измеряются следующие величины (Муфта МТОК В3):</w:t>
      </w:r>
    </w:p>
    <w:p w:rsidR="00F804AF" w:rsidRPr="000908C4" w:rsidRDefault="00F804AF" w:rsidP="00F804AF">
      <w:pPr>
        <w:jc w:val="both"/>
        <w:rPr>
          <w:rFonts w:ascii="Times New Roman" w:hAnsi="Times New Roman" w:cs="Times New Roman"/>
          <w:sz w:val="28"/>
          <w:szCs w:val="28"/>
        </w:rPr>
      </w:pPr>
      <w:r w:rsidRPr="000908C4">
        <w:rPr>
          <w:rFonts w:ascii="Times New Roman" w:hAnsi="Times New Roman" w:cs="Times New Roman"/>
          <w:sz w:val="28"/>
          <w:szCs w:val="28"/>
        </w:rPr>
        <w:t>-</w:t>
      </w:r>
      <w:r w:rsidRPr="000908C4">
        <w:rPr>
          <w:rFonts w:ascii="Times New Roman" w:hAnsi="Times New Roman" w:cs="Times New Roman"/>
          <w:sz w:val="28"/>
          <w:szCs w:val="28"/>
        </w:rPr>
        <w:tab/>
        <w:t>Общая длина линии.</w:t>
      </w:r>
    </w:p>
    <w:p w:rsidR="00F804AF" w:rsidRPr="000908C4" w:rsidRDefault="00F804AF" w:rsidP="00F804AF">
      <w:pPr>
        <w:jc w:val="both"/>
        <w:rPr>
          <w:rFonts w:ascii="Times New Roman" w:hAnsi="Times New Roman" w:cs="Times New Roman"/>
          <w:sz w:val="28"/>
          <w:szCs w:val="28"/>
        </w:rPr>
      </w:pPr>
      <w:r w:rsidRPr="000908C4">
        <w:rPr>
          <w:rFonts w:ascii="Times New Roman" w:hAnsi="Times New Roman" w:cs="Times New Roman"/>
          <w:sz w:val="28"/>
          <w:szCs w:val="28"/>
        </w:rPr>
        <w:t>-</w:t>
      </w:r>
      <w:r w:rsidRPr="000908C4">
        <w:rPr>
          <w:rFonts w:ascii="Times New Roman" w:hAnsi="Times New Roman" w:cs="Times New Roman"/>
          <w:sz w:val="28"/>
          <w:szCs w:val="28"/>
        </w:rPr>
        <w:tab/>
        <w:t xml:space="preserve">Расстояние до сростков. </w:t>
      </w:r>
    </w:p>
    <w:p w:rsidR="00F804AF" w:rsidRPr="000908C4" w:rsidRDefault="00F804AF" w:rsidP="00F804AF">
      <w:pPr>
        <w:jc w:val="both"/>
        <w:rPr>
          <w:rFonts w:ascii="Times New Roman" w:hAnsi="Times New Roman" w:cs="Times New Roman"/>
          <w:sz w:val="28"/>
          <w:szCs w:val="28"/>
        </w:rPr>
      </w:pPr>
      <w:r w:rsidRPr="000908C4">
        <w:rPr>
          <w:rFonts w:ascii="Times New Roman" w:hAnsi="Times New Roman" w:cs="Times New Roman"/>
          <w:sz w:val="28"/>
          <w:szCs w:val="28"/>
        </w:rPr>
        <w:t>-</w:t>
      </w:r>
      <w:r w:rsidRPr="000908C4">
        <w:rPr>
          <w:rFonts w:ascii="Times New Roman" w:hAnsi="Times New Roman" w:cs="Times New Roman"/>
          <w:sz w:val="28"/>
          <w:szCs w:val="28"/>
        </w:rPr>
        <w:tab/>
        <w:t>Затухание на сростках.</w:t>
      </w:r>
    </w:p>
    <w:p w:rsidR="00F804AF" w:rsidRPr="000908C4" w:rsidRDefault="00F804AF" w:rsidP="00F804AF">
      <w:pPr>
        <w:spacing w:after="0" w:line="360" w:lineRule="auto"/>
        <w:ind w:firstLine="709"/>
        <w:jc w:val="both"/>
        <w:rPr>
          <w:rFonts w:ascii="Times New Roman" w:hAnsi="Times New Roman" w:cs="Times New Roman"/>
          <w:sz w:val="28"/>
          <w:szCs w:val="28"/>
        </w:rPr>
      </w:pPr>
      <w:r w:rsidRPr="000908C4">
        <w:rPr>
          <w:rFonts w:ascii="Times New Roman" w:hAnsi="Times New Roman" w:cs="Times New Roman"/>
          <w:sz w:val="28"/>
          <w:szCs w:val="28"/>
        </w:rPr>
        <w:lastRenderedPageBreak/>
        <w:t>Для выполнения требований данного модуля, командам участников необходимо принести с собой на конкурс оптический рефлектометр и оптический тестер. Приборы должны соответствовать требованиям в области охраны труда.</w:t>
      </w:r>
    </w:p>
    <w:p w:rsidR="00F804AF" w:rsidRPr="00185917" w:rsidRDefault="00F804AF" w:rsidP="00F804AF">
      <w:pPr>
        <w:tabs>
          <w:tab w:val="left" w:pos="851"/>
          <w:tab w:val="left" w:pos="1985"/>
          <w:tab w:val="left" w:pos="3119"/>
        </w:tabs>
        <w:spacing w:after="0"/>
        <w:rPr>
          <w:rFonts w:ascii="Times New Roman" w:hAnsi="Times New Roman" w:cs="Times New Roman"/>
          <w:i/>
          <w:sz w:val="28"/>
          <w:szCs w:val="28"/>
        </w:rPr>
      </w:pPr>
      <w:r w:rsidRPr="00185917">
        <w:rPr>
          <w:rFonts w:ascii="Times New Roman" w:hAnsi="Times New Roman" w:cs="Times New Roman"/>
          <w:i/>
          <w:sz w:val="28"/>
          <w:szCs w:val="28"/>
        </w:rPr>
        <w:t>Список Примечаний.</w:t>
      </w:r>
    </w:p>
    <w:p w:rsidR="00F804AF" w:rsidRPr="000908C4" w:rsidRDefault="00F804AF" w:rsidP="00F804AF">
      <w:pPr>
        <w:spacing w:after="0" w:line="360" w:lineRule="auto"/>
        <w:ind w:firstLine="709"/>
        <w:jc w:val="both"/>
        <w:rPr>
          <w:rFonts w:ascii="Times New Roman" w:hAnsi="Times New Roman" w:cs="Times New Roman"/>
          <w:sz w:val="28"/>
          <w:szCs w:val="28"/>
        </w:rPr>
      </w:pPr>
      <w:r w:rsidRPr="000908C4">
        <w:rPr>
          <w:rFonts w:ascii="Times New Roman" w:hAnsi="Times New Roman" w:cs="Times New Roman"/>
          <w:sz w:val="28"/>
          <w:szCs w:val="28"/>
        </w:rPr>
        <w:t>Все измерения должны быть проведены в ручном режиме.</w:t>
      </w:r>
    </w:p>
    <w:p w:rsidR="00F804AF" w:rsidRPr="000908C4" w:rsidRDefault="00F804AF" w:rsidP="00F804AF">
      <w:pPr>
        <w:spacing w:after="0" w:line="360" w:lineRule="auto"/>
        <w:ind w:firstLine="709"/>
        <w:jc w:val="both"/>
        <w:rPr>
          <w:rFonts w:ascii="Times New Roman" w:hAnsi="Times New Roman" w:cs="Times New Roman"/>
          <w:sz w:val="28"/>
          <w:szCs w:val="28"/>
        </w:rPr>
      </w:pPr>
      <w:r w:rsidRPr="000908C4">
        <w:rPr>
          <w:rFonts w:ascii="Times New Roman" w:hAnsi="Times New Roman" w:cs="Times New Roman"/>
          <w:sz w:val="28"/>
          <w:szCs w:val="28"/>
        </w:rPr>
        <w:t>В случае если судья команды участников обнаруживает измерение в автоматическом режиме, команде выносится предупреждение.</w:t>
      </w:r>
    </w:p>
    <w:p w:rsidR="00F804AF" w:rsidRPr="000908C4" w:rsidRDefault="00F804AF" w:rsidP="00F804AF">
      <w:pPr>
        <w:spacing w:after="0" w:line="360" w:lineRule="auto"/>
        <w:ind w:firstLine="709"/>
        <w:jc w:val="both"/>
        <w:rPr>
          <w:rFonts w:ascii="Times New Roman" w:hAnsi="Times New Roman" w:cs="Times New Roman"/>
          <w:sz w:val="28"/>
          <w:szCs w:val="28"/>
        </w:rPr>
      </w:pPr>
      <w:r w:rsidRPr="000908C4">
        <w:rPr>
          <w:rFonts w:ascii="Times New Roman" w:hAnsi="Times New Roman" w:cs="Times New Roman"/>
          <w:sz w:val="28"/>
          <w:szCs w:val="28"/>
        </w:rPr>
        <w:t>После второго предупреждения, участник завершает измерения с результатом 0 баллов (Баллы за сокращение времени в данном случае не начисляются)</w:t>
      </w:r>
    </w:p>
    <w:p w:rsidR="00F804AF" w:rsidRPr="000908C4" w:rsidRDefault="00F804AF" w:rsidP="00F804AF">
      <w:pPr>
        <w:spacing w:after="0" w:line="360" w:lineRule="auto"/>
        <w:ind w:firstLine="709"/>
        <w:jc w:val="both"/>
        <w:rPr>
          <w:rFonts w:ascii="Times New Roman" w:hAnsi="Times New Roman" w:cs="Times New Roman"/>
          <w:sz w:val="28"/>
          <w:szCs w:val="28"/>
        </w:rPr>
      </w:pPr>
      <w:r w:rsidRPr="000908C4">
        <w:rPr>
          <w:rFonts w:ascii="Times New Roman" w:hAnsi="Times New Roman" w:cs="Times New Roman"/>
          <w:sz w:val="28"/>
          <w:szCs w:val="28"/>
        </w:rPr>
        <w:t xml:space="preserve">Правильность измерений определяется путем проведения контрольных измерений на 2х любых волокнах. В момент проведения измерений время выполнения задания останавливается. Данный промежуток времени заносится в </w:t>
      </w:r>
      <w:hyperlink w:anchor="Приложение_14" w:history="1">
        <w:r w:rsidRPr="000908C4">
          <w:rPr>
            <w:rFonts w:ascii="Times New Roman" w:hAnsi="Times New Roman" w:cs="Times New Roman"/>
            <w:sz w:val="28"/>
            <w:szCs w:val="28"/>
          </w:rPr>
          <w:t xml:space="preserve"> Ведомость дополнительного времени и поломок оборудования</w:t>
        </w:r>
      </w:hyperlink>
      <w:r w:rsidRPr="000908C4">
        <w:rPr>
          <w:rFonts w:ascii="Times New Roman" w:hAnsi="Times New Roman" w:cs="Times New Roman"/>
          <w:sz w:val="28"/>
          <w:szCs w:val="28"/>
        </w:rPr>
        <w:t>.</w:t>
      </w:r>
    </w:p>
    <w:p w:rsidR="00F804AF" w:rsidRPr="000908C4" w:rsidRDefault="00F804AF" w:rsidP="00F804AF">
      <w:pPr>
        <w:spacing w:after="0" w:line="360" w:lineRule="auto"/>
        <w:ind w:firstLine="709"/>
        <w:jc w:val="both"/>
        <w:rPr>
          <w:rFonts w:ascii="Times New Roman" w:hAnsi="Times New Roman" w:cs="Times New Roman"/>
          <w:sz w:val="28"/>
          <w:szCs w:val="28"/>
        </w:rPr>
      </w:pPr>
      <w:r w:rsidRPr="000908C4">
        <w:rPr>
          <w:rFonts w:ascii="Times New Roman" w:hAnsi="Times New Roman" w:cs="Times New Roman"/>
          <w:sz w:val="28"/>
          <w:szCs w:val="28"/>
        </w:rPr>
        <w:t xml:space="preserve">(Во время проведения конкурса все данные по вышеназванным измерениям заносятся в </w:t>
      </w:r>
      <w:hyperlink w:anchor="Приложение_10" w:history="1">
        <w:r w:rsidRPr="000908C4">
          <w:rPr>
            <w:rFonts w:ascii="Times New Roman" w:hAnsi="Times New Roman" w:cs="Times New Roman"/>
            <w:sz w:val="28"/>
            <w:szCs w:val="28"/>
          </w:rPr>
          <w:t>Протокол монтажа муфты</w:t>
        </w:r>
      </w:hyperlink>
      <w:r w:rsidRPr="000908C4">
        <w:rPr>
          <w:rFonts w:ascii="Times New Roman" w:hAnsi="Times New Roman" w:cs="Times New Roman"/>
          <w:sz w:val="28"/>
          <w:szCs w:val="28"/>
        </w:rPr>
        <w:t xml:space="preserve"> и  </w:t>
      </w:r>
      <w:hyperlink w:anchor="Приложение_11" w:history="1">
        <w:r w:rsidRPr="000908C4">
          <w:rPr>
            <w:rFonts w:ascii="Times New Roman" w:hAnsi="Times New Roman" w:cs="Times New Roman"/>
            <w:sz w:val="28"/>
            <w:szCs w:val="28"/>
          </w:rPr>
          <w:t xml:space="preserve"> протокол измерения затухания на сростках ОВ</w:t>
        </w:r>
      </w:hyperlink>
      <w:r w:rsidRPr="000908C4">
        <w:rPr>
          <w:rFonts w:ascii="Times New Roman" w:hAnsi="Times New Roman" w:cs="Times New Roman"/>
          <w:sz w:val="28"/>
          <w:szCs w:val="28"/>
        </w:rPr>
        <w:t>).</w:t>
      </w:r>
    </w:p>
    <w:p w:rsidR="00F804AF" w:rsidRPr="000908C4" w:rsidRDefault="00F804AF" w:rsidP="00F804AF">
      <w:pPr>
        <w:spacing w:after="0" w:line="360" w:lineRule="auto"/>
        <w:ind w:firstLine="709"/>
        <w:jc w:val="both"/>
        <w:rPr>
          <w:rFonts w:ascii="Times New Roman" w:hAnsi="Times New Roman" w:cs="Times New Roman"/>
          <w:sz w:val="28"/>
          <w:szCs w:val="28"/>
        </w:rPr>
      </w:pPr>
      <w:r w:rsidRPr="000908C4">
        <w:rPr>
          <w:rFonts w:ascii="Times New Roman" w:hAnsi="Times New Roman" w:cs="Times New Roman"/>
          <w:sz w:val="28"/>
          <w:szCs w:val="28"/>
        </w:rPr>
        <w:t>По решению экспертного сообщества измерения оптическими тестерами можн</w:t>
      </w:r>
      <w:r w:rsidR="00621743">
        <w:rPr>
          <w:rFonts w:ascii="Times New Roman" w:hAnsi="Times New Roman" w:cs="Times New Roman"/>
          <w:sz w:val="28"/>
          <w:szCs w:val="28"/>
        </w:rPr>
        <w:t>о</w:t>
      </w:r>
      <w:r w:rsidRPr="000908C4">
        <w:rPr>
          <w:rFonts w:ascii="Times New Roman" w:hAnsi="Times New Roman" w:cs="Times New Roman"/>
          <w:sz w:val="28"/>
          <w:szCs w:val="28"/>
        </w:rPr>
        <w:t xml:space="preserve"> исключить. </w:t>
      </w:r>
    </w:p>
    <w:p w:rsidR="00F804AF" w:rsidRPr="00185917" w:rsidRDefault="00F804AF" w:rsidP="00F804AF">
      <w:pPr>
        <w:tabs>
          <w:tab w:val="left" w:pos="851"/>
          <w:tab w:val="left" w:pos="1985"/>
          <w:tab w:val="left" w:pos="3119"/>
        </w:tabs>
        <w:spacing w:after="0"/>
        <w:rPr>
          <w:rFonts w:ascii="Times New Roman" w:hAnsi="Times New Roman" w:cs="Times New Roman"/>
          <w:i/>
          <w:sz w:val="28"/>
          <w:szCs w:val="28"/>
        </w:rPr>
      </w:pPr>
      <w:r w:rsidRPr="00185917">
        <w:rPr>
          <w:rFonts w:ascii="Times New Roman" w:hAnsi="Times New Roman" w:cs="Times New Roman"/>
          <w:i/>
          <w:sz w:val="28"/>
          <w:szCs w:val="28"/>
        </w:rPr>
        <w:t>Ожидаемые результаты:</w:t>
      </w:r>
    </w:p>
    <w:p w:rsidR="00F804AF" w:rsidRDefault="00F804AF" w:rsidP="00F804AF">
      <w:pPr>
        <w:spacing w:after="0" w:line="360" w:lineRule="auto"/>
        <w:ind w:firstLine="709"/>
        <w:jc w:val="both"/>
        <w:rPr>
          <w:rFonts w:ascii="Times New Roman" w:hAnsi="Times New Roman" w:cs="Times New Roman"/>
          <w:sz w:val="28"/>
          <w:szCs w:val="28"/>
        </w:rPr>
      </w:pPr>
      <w:r w:rsidRPr="000908C4">
        <w:rPr>
          <w:rFonts w:ascii="Times New Roman" w:hAnsi="Times New Roman" w:cs="Times New Roman"/>
          <w:sz w:val="28"/>
          <w:szCs w:val="28"/>
        </w:rPr>
        <w:t>Команда участников в отведённое время проводит измерение смонтированного участка. Правильно заполнить протоколы монтажа муфты и измерения затухания на сростках ОВ.</w:t>
      </w:r>
    </w:p>
    <w:p w:rsidR="00F804AF" w:rsidRPr="000908C4" w:rsidRDefault="00F804AF" w:rsidP="00F804AF">
      <w:pPr>
        <w:tabs>
          <w:tab w:val="left" w:pos="851"/>
          <w:tab w:val="left" w:pos="1985"/>
          <w:tab w:val="left" w:pos="3119"/>
        </w:tabs>
        <w:spacing w:after="0"/>
        <w:jc w:val="both"/>
        <w:rPr>
          <w:rFonts w:ascii="Times New Roman" w:hAnsi="Times New Roman" w:cs="Times New Roman"/>
          <w:sz w:val="28"/>
          <w:szCs w:val="28"/>
        </w:rPr>
      </w:pPr>
    </w:p>
    <w:p w:rsidR="00F804AF" w:rsidRPr="00185917" w:rsidRDefault="00E61151" w:rsidP="00F804AF">
      <w:pPr>
        <w:pStyle w:val="aff1"/>
        <w:tabs>
          <w:tab w:val="left" w:pos="851"/>
          <w:tab w:val="left" w:pos="1985"/>
          <w:tab w:val="left" w:pos="3119"/>
        </w:tabs>
        <w:spacing w:after="0"/>
        <w:ind w:left="0"/>
        <w:rPr>
          <w:rFonts w:ascii="Times New Roman" w:eastAsiaTheme="minorHAnsi" w:hAnsi="Times New Roman"/>
          <w:b/>
          <w:sz w:val="28"/>
          <w:szCs w:val="28"/>
        </w:rPr>
      </w:pPr>
      <w:r>
        <w:rPr>
          <w:rFonts w:ascii="Times New Roman" w:eastAsiaTheme="minorHAnsi" w:hAnsi="Times New Roman"/>
          <w:b/>
          <w:sz w:val="28"/>
          <w:szCs w:val="28"/>
        </w:rPr>
        <w:t>Модуль 7</w:t>
      </w:r>
      <w:r w:rsidR="00F804AF" w:rsidRPr="00185917">
        <w:rPr>
          <w:rFonts w:ascii="Times New Roman" w:eastAsiaTheme="minorHAnsi" w:hAnsi="Times New Roman"/>
          <w:b/>
          <w:sz w:val="28"/>
          <w:szCs w:val="28"/>
        </w:rPr>
        <w:t>. Обнаружение места повреждения ОК.</w:t>
      </w:r>
    </w:p>
    <w:p w:rsidR="00F804AF" w:rsidRPr="00185917" w:rsidRDefault="00F804AF" w:rsidP="00F804AF">
      <w:pPr>
        <w:ind w:firstLine="567"/>
        <w:jc w:val="both"/>
        <w:rPr>
          <w:rFonts w:ascii="Times New Roman" w:hAnsi="Times New Roman" w:cs="Times New Roman"/>
          <w:i/>
          <w:sz w:val="28"/>
          <w:szCs w:val="28"/>
        </w:rPr>
      </w:pPr>
      <w:r w:rsidRPr="00185917">
        <w:rPr>
          <w:rFonts w:ascii="Times New Roman" w:hAnsi="Times New Roman" w:cs="Times New Roman"/>
          <w:i/>
          <w:sz w:val="28"/>
          <w:szCs w:val="28"/>
        </w:rPr>
        <w:t>Данные:</w:t>
      </w:r>
    </w:p>
    <w:p w:rsidR="00F804AF" w:rsidRPr="000908C4" w:rsidRDefault="00F804AF" w:rsidP="00F804AF">
      <w:pPr>
        <w:ind w:firstLine="567"/>
        <w:jc w:val="both"/>
        <w:rPr>
          <w:rFonts w:ascii="Times New Roman" w:hAnsi="Times New Roman" w:cs="Times New Roman"/>
          <w:sz w:val="28"/>
          <w:szCs w:val="28"/>
        </w:rPr>
      </w:pPr>
      <w:r w:rsidRPr="000908C4">
        <w:rPr>
          <w:rFonts w:ascii="Times New Roman" w:hAnsi="Times New Roman" w:cs="Times New Roman"/>
          <w:sz w:val="28"/>
          <w:szCs w:val="28"/>
        </w:rPr>
        <w:t xml:space="preserve">Техническое задание. </w:t>
      </w:r>
    </w:p>
    <w:p w:rsidR="00F804AF" w:rsidRPr="000908C4" w:rsidRDefault="00F804AF" w:rsidP="00F804AF">
      <w:pPr>
        <w:ind w:firstLine="567"/>
        <w:jc w:val="both"/>
        <w:rPr>
          <w:rFonts w:ascii="Times New Roman" w:hAnsi="Times New Roman" w:cs="Times New Roman"/>
          <w:sz w:val="28"/>
          <w:szCs w:val="28"/>
        </w:rPr>
      </w:pPr>
      <w:r w:rsidRPr="000908C4">
        <w:rPr>
          <w:rFonts w:ascii="Times New Roman" w:hAnsi="Times New Roman" w:cs="Times New Roman"/>
          <w:sz w:val="28"/>
          <w:szCs w:val="28"/>
        </w:rPr>
        <w:t>Исполнительная Документация.</w:t>
      </w:r>
    </w:p>
    <w:p w:rsidR="00F804AF" w:rsidRPr="000908C4" w:rsidRDefault="00F804AF" w:rsidP="00F804AF">
      <w:pPr>
        <w:ind w:firstLine="567"/>
        <w:jc w:val="both"/>
        <w:rPr>
          <w:rFonts w:ascii="Times New Roman" w:hAnsi="Times New Roman" w:cs="Times New Roman"/>
          <w:sz w:val="28"/>
          <w:szCs w:val="28"/>
        </w:rPr>
      </w:pPr>
      <w:r w:rsidRPr="000908C4">
        <w:rPr>
          <w:rFonts w:ascii="Times New Roman" w:hAnsi="Times New Roman" w:cs="Times New Roman"/>
          <w:sz w:val="28"/>
          <w:szCs w:val="28"/>
        </w:rPr>
        <w:t>Паспорт на оптический кабель.</w:t>
      </w:r>
    </w:p>
    <w:p w:rsidR="00F804AF" w:rsidRPr="00185917" w:rsidRDefault="00F804AF" w:rsidP="00F804AF">
      <w:pPr>
        <w:ind w:firstLine="567"/>
        <w:jc w:val="both"/>
        <w:rPr>
          <w:rFonts w:ascii="Times New Roman" w:hAnsi="Times New Roman" w:cs="Times New Roman"/>
          <w:i/>
          <w:sz w:val="28"/>
          <w:szCs w:val="28"/>
        </w:rPr>
      </w:pPr>
      <w:r w:rsidRPr="00185917">
        <w:rPr>
          <w:rFonts w:ascii="Times New Roman" w:hAnsi="Times New Roman" w:cs="Times New Roman"/>
          <w:i/>
          <w:sz w:val="28"/>
          <w:szCs w:val="28"/>
        </w:rPr>
        <w:lastRenderedPageBreak/>
        <w:t>Выполняемая работа:</w:t>
      </w:r>
    </w:p>
    <w:p w:rsidR="00F804AF" w:rsidRPr="000908C4" w:rsidRDefault="00F804AF" w:rsidP="00F804AF">
      <w:pPr>
        <w:spacing w:after="0" w:line="360" w:lineRule="auto"/>
        <w:ind w:firstLine="709"/>
        <w:jc w:val="both"/>
        <w:rPr>
          <w:rFonts w:ascii="Times New Roman" w:hAnsi="Times New Roman" w:cs="Times New Roman"/>
          <w:sz w:val="28"/>
          <w:szCs w:val="28"/>
        </w:rPr>
      </w:pPr>
      <w:r w:rsidRPr="000908C4">
        <w:rPr>
          <w:rFonts w:ascii="Times New Roman" w:hAnsi="Times New Roman" w:cs="Times New Roman"/>
          <w:sz w:val="28"/>
          <w:szCs w:val="28"/>
        </w:rPr>
        <w:t>Экспертами вносится механическое повреждение (возможно несколько, одно на кабеле другое в ШКОСе).  Задача команды участников определить расстояние до повреждения при помощи рефлектометра, определить характер повреждения, а также восстановить целостность кабеля.</w:t>
      </w:r>
    </w:p>
    <w:p w:rsidR="00F804AF" w:rsidRPr="00185917" w:rsidRDefault="00F804AF" w:rsidP="00F804AF">
      <w:pPr>
        <w:pStyle w:val="aff1"/>
        <w:tabs>
          <w:tab w:val="left" w:pos="851"/>
          <w:tab w:val="left" w:pos="1985"/>
          <w:tab w:val="left" w:pos="3119"/>
        </w:tabs>
        <w:spacing w:after="0"/>
        <w:ind w:left="0"/>
        <w:rPr>
          <w:rFonts w:ascii="Times New Roman" w:eastAsiaTheme="minorHAnsi" w:hAnsi="Times New Roman"/>
          <w:i/>
          <w:sz w:val="28"/>
          <w:szCs w:val="28"/>
        </w:rPr>
      </w:pPr>
      <w:r w:rsidRPr="00185917">
        <w:rPr>
          <w:rFonts w:ascii="Times New Roman" w:eastAsiaTheme="minorHAnsi" w:hAnsi="Times New Roman"/>
          <w:i/>
          <w:sz w:val="28"/>
          <w:szCs w:val="28"/>
        </w:rPr>
        <w:t>Ожидаемые результаты:</w:t>
      </w:r>
    </w:p>
    <w:p w:rsidR="00F804AF" w:rsidRPr="000908C4" w:rsidRDefault="00F804AF" w:rsidP="00F804AF">
      <w:pPr>
        <w:spacing w:after="0" w:line="360" w:lineRule="auto"/>
        <w:ind w:firstLine="709"/>
        <w:jc w:val="both"/>
        <w:rPr>
          <w:rFonts w:ascii="Times New Roman" w:hAnsi="Times New Roman" w:cs="Times New Roman"/>
          <w:sz w:val="28"/>
          <w:szCs w:val="28"/>
        </w:rPr>
      </w:pPr>
      <w:r w:rsidRPr="000908C4">
        <w:rPr>
          <w:rFonts w:ascii="Times New Roman" w:hAnsi="Times New Roman" w:cs="Times New Roman"/>
          <w:sz w:val="28"/>
          <w:szCs w:val="28"/>
        </w:rPr>
        <w:t>Команда участников в отведённое время с помощью оптического рефлектометра обнаружила искусственно внесённые неисправности, предъявила неисправности судье.</w:t>
      </w:r>
    </w:p>
    <w:p w:rsidR="00DE39D8" w:rsidRPr="00A57976" w:rsidRDefault="00DE39D8" w:rsidP="00A57976">
      <w:pPr>
        <w:spacing w:after="0" w:line="360" w:lineRule="auto"/>
        <w:ind w:firstLine="709"/>
        <w:jc w:val="both"/>
        <w:rPr>
          <w:rFonts w:ascii="Times New Roman" w:hAnsi="Times New Roman" w:cs="Times New Roman"/>
          <w:sz w:val="28"/>
          <w:szCs w:val="28"/>
        </w:rPr>
      </w:pPr>
    </w:p>
    <w:p w:rsidR="00DE39D8" w:rsidRPr="00A57976" w:rsidRDefault="00DE39D8" w:rsidP="00A57976">
      <w:pPr>
        <w:spacing w:after="0" w:line="360" w:lineRule="auto"/>
        <w:ind w:firstLine="709"/>
        <w:jc w:val="both"/>
        <w:rPr>
          <w:rFonts w:ascii="Times New Roman" w:hAnsi="Times New Roman" w:cs="Times New Roman"/>
          <w:b/>
          <w:sz w:val="28"/>
          <w:szCs w:val="28"/>
        </w:rPr>
      </w:pPr>
      <w:r w:rsidRPr="00A57976">
        <w:rPr>
          <w:rFonts w:ascii="Times New Roman" w:hAnsi="Times New Roman" w:cs="Times New Roman"/>
          <w:b/>
          <w:sz w:val="28"/>
          <w:szCs w:val="28"/>
        </w:rPr>
        <w:t xml:space="preserve">Требования </w:t>
      </w:r>
      <w:r w:rsidR="00DE5614" w:rsidRPr="00A57976">
        <w:rPr>
          <w:rFonts w:ascii="Times New Roman" w:hAnsi="Times New Roman" w:cs="Times New Roman"/>
          <w:b/>
          <w:sz w:val="28"/>
          <w:szCs w:val="28"/>
        </w:rPr>
        <w:t>к конкурсной площадке</w:t>
      </w:r>
      <w:r w:rsidRPr="00A57976">
        <w:rPr>
          <w:rFonts w:ascii="Times New Roman" w:hAnsi="Times New Roman" w:cs="Times New Roman"/>
          <w:b/>
          <w:sz w:val="28"/>
          <w:szCs w:val="28"/>
        </w:rPr>
        <w:t>:</w:t>
      </w:r>
    </w:p>
    <w:p w:rsidR="00214531" w:rsidRPr="00621743" w:rsidRDefault="009C3FA5" w:rsidP="009C3FA5">
      <w:pPr>
        <w:pStyle w:val="aff1"/>
        <w:tabs>
          <w:tab w:val="left" w:pos="851"/>
        </w:tabs>
        <w:spacing w:before="240" w:line="360" w:lineRule="auto"/>
        <w:ind w:left="0"/>
        <w:jc w:val="both"/>
        <w:rPr>
          <w:rFonts w:ascii="Times New Roman" w:eastAsiaTheme="minorHAnsi" w:hAnsi="Times New Roman"/>
          <w:sz w:val="28"/>
          <w:szCs w:val="28"/>
        </w:rPr>
      </w:pPr>
      <w:r>
        <w:rPr>
          <w:rFonts w:ascii="Times New Roman" w:eastAsiaTheme="minorHAnsi" w:hAnsi="Times New Roman"/>
          <w:sz w:val="28"/>
          <w:szCs w:val="28"/>
        </w:rPr>
        <w:tab/>
      </w:r>
      <w:r w:rsidR="00214531" w:rsidRPr="00621743">
        <w:rPr>
          <w:rFonts w:ascii="Times New Roman" w:eastAsiaTheme="minorHAnsi" w:hAnsi="Times New Roman"/>
          <w:sz w:val="28"/>
          <w:szCs w:val="28"/>
        </w:rPr>
        <w:t>Конкурсная площадка должна быть оборудованием пожаротушения, минимальным требованием является наличие двух огнетушителейОУ-1 или их аналогов.</w:t>
      </w:r>
    </w:p>
    <w:p w:rsidR="00214531" w:rsidRPr="00621743" w:rsidRDefault="00214531" w:rsidP="009C3FA5">
      <w:pPr>
        <w:pStyle w:val="aff1"/>
        <w:tabs>
          <w:tab w:val="left" w:pos="851"/>
        </w:tabs>
        <w:spacing w:before="240" w:line="360" w:lineRule="auto"/>
        <w:ind w:left="0"/>
        <w:jc w:val="both"/>
        <w:rPr>
          <w:rFonts w:ascii="Times New Roman" w:eastAsiaTheme="minorHAnsi" w:hAnsi="Times New Roman"/>
          <w:sz w:val="28"/>
          <w:szCs w:val="28"/>
        </w:rPr>
      </w:pPr>
      <w:r w:rsidRPr="00621743">
        <w:rPr>
          <w:rFonts w:ascii="Times New Roman" w:eastAsiaTheme="minorHAnsi" w:hAnsi="Times New Roman"/>
          <w:sz w:val="28"/>
          <w:szCs w:val="28"/>
        </w:rPr>
        <w:t>На каждом рабочем месте участника должно находится три контейнера для отходов, приблизительные размеры прописаны в инфраструктурном листе.</w:t>
      </w:r>
    </w:p>
    <w:p w:rsidR="00214531" w:rsidRPr="00621743" w:rsidRDefault="00214531" w:rsidP="00214531">
      <w:pPr>
        <w:pStyle w:val="aff1"/>
        <w:tabs>
          <w:tab w:val="left" w:pos="851"/>
        </w:tabs>
        <w:spacing w:before="240"/>
        <w:ind w:left="0"/>
        <w:jc w:val="both"/>
        <w:rPr>
          <w:rFonts w:ascii="Times New Roman" w:eastAsiaTheme="minorHAnsi" w:hAnsi="Times New Roman"/>
          <w:sz w:val="28"/>
          <w:szCs w:val="28"/>
        </w:rPr>
      </w:pPr>
    </w:p>
    <w:p w:rsidR="00214531" w:rsidRPr="00621743" w:rsidRDefault="00214531" w:rsidP="00214531">
      <w:pPr>
        <w:pStyle w:val="aff1"/>
        <w:tabs>
          <w:tab w:val="left" w:pos="851"/>
        </w:tabs>
        <w:spacing w:before="240"/>
        <w:ind w:left="0"/>
        <w:jc w:val="both"/>
        <w:rPr>
          <w:rFonts w:ascii="Times New Roman" w:eastAsiaTheme="minorHAnsi" w:hAnsi="Times New Roman"/>
          <w:sz w:val="28"/>
          <w:szCs w:val="28"/>
        </w:rPr>
      </w:pPr>
      <w:r w:rsidRPr="00621743">
        <w:rPr>
          <w:rFonts w:ascii="Times New Roman" w:eastAsiaTheme="minorHAnsi" w:hAnsi="Times New Roman"/>
          <w:sz w:val="28"/>
          <w:szCs w:val="28"/>
        </w:rPr>
        <w:t>-</w:t>
      </w:r>
      <w:r w:rsidRPr="00621743">
        <w:rPr>
          <w:rFonts w:ascii="Times New Roman" w:eastAsiaTheme="minorHAnsi" w:hAnsi="Times New Roman"/>
          <w:sz w:val="28"/>
          <w:szCs w:val="28"/>
        </w:rPr>
        <w:tab/>
        <w:t>Большой, пластиковый контейнер для не горючих материалов;</w:t>
      </w:r>
    </w:p>
    <w:p w:rsidR="00214531" w:rsidRPr="00621743" w:rsidRDefault="00214531" w:rsidP="00621743">
      <w:pPr>
        <w:pStyle w:val="aff1"/>
        <w:tabs>
          <w:tab w:val="left" w:pos="851"/>
        </w:tabs>
        <w:spacing w:before="240"/>
        <w:ind w:left="0"/>
        <w:jc w:val="both"/>
        <w:rPr>
          <w:rFonts w:ascii="Times New Roman" w:eastAsiaTheme="minorHAnsi" w:hAnsi="Times New Roman"/>
          <w:sz w:val="28"/>
          <w:szCs w:val="28"/>
        </w:rPr>
      </w:pPr>
    </w:p>
    <w:p w:rsidR="00214531" w:rsidRPr="00621743" w:rsidRDefault="00214531" w:rsidP="00621743">
      <w:pPr>
        <w:pStyle w:val="aff1"/>
        <w:tabs>
          <w:tab w:val="left" w:pos="851"/>
        </w:tabs>
        <w:spacing w:before="240"/>
        <w:ind w:left="0"/>
        <w:jc w:val="both"/>
        <w:rPr>
          <w:rFonts w:ascii="Times New Roman" w:eastAsiaTheme="minorHAnsi" w:hAnsi="Times New Roman"/>
          <w:sz w:val="28"/>
          <w:szCs w:val="28"/>
        </w:rPr>
      </w:pPr>
      <w:r w:rsidRPr="00621743">
        <w:rPr>
          <w:rFonts w:ascii="Times New Roman" w:eastAsiaTheme="minorHAnsi" w:hAnsi="Times New Roman"/>
          <w:sz w:val="28"/>
          <w:szCs w:val="28"/>
        </w:rPr>
        <w:t>-</w:t>
      </w:r>
      <w:r w:rsidRPr="00621743">
        <w:rPr>
          <w:rFonts w:ascii="Times New Roman" w:eastAsiaTheme="minorHAnsi" w:hAnsi="Times New Roman"/>
          <w:sz w:val="28"/>
          <w:szCs w:val="28"/>
        </w:rPr>
        <w:tab/>
        <w:t>Средний, металлический контейнер с крышкой для легковоспламеняющихся материалов;</w:t>
      </w:r>
    </w:p>
    <w:p w:rsidR="00214531" w:rsidRPr="00621743" w:rsidRDefault="00214531" w:rsidP="00214531">
      <w:pPr>
        <w:pStyle w:val="aff1"/>
        <w:tabs>
          <w:tab w:val="left" w:pos="851"/>
        </w:tabs>
        <w:spacing w:before="240"/>
        <w:ind w:left="0"/>
        <w:jc w:val="both"/>
        <w:rPr>
          <w:rFonts w:ascii="Times New Roman" w:eastAsiaTheme="minorHAnsi" w:hAnsi="Times New Roman"/>
          <w:sz w:val="28"/>
          <w:szCs w:val="28"/>
        </w:rPr>
      </w:pPr>
    </w:p>
    <w:p w:rsidR="00214531" w:rsidRPr="00621743" w:rsidRDefault="00214531" w:rsidP="00621743">
      <w:pPr>
        <w:pStyle w:val="aff1"/>
        <w:tabs>
          <w:tab w:val="left" w:pos="851"/>
        </w:tabs>
        <w:spacing w:before="240"/>
        <w:ind w:left="0"/>
        <w:jc w:val="both"/>
        <w:rPr>
          <w:rFonts w:ascii="Times New Roman" w:eastAsiaTheme="minorHAnsi" w:hAnsi="Times New Roman"/>
          <w:sz w:val="28"/>
          <w:szCs w:val="28"/>
        </w:rPr>
      </w:pPr>
      <w:r w:rsidRPr="00621743">
        <w:rPr>
          <w:rFonts w:ascii="Times New Roman" w:eastAsiaTheme="minorHAnsi" w:hAnsi="Times New Roman"/>
          <w:sz w:val="28"/>
          <w:szCs w:val="28"/>
        </w:rPr>
        <w:t>-</w:t>
      </w:r>
      <w:r w:rsidRPr="00621743">
        <w:rPr>
          <w:rFonts w:ascii="Times New Roman" w:eastAsiaTheme="minorHAnsi" w:hAnsi="Times New Roman"/>
          <w:sz w:val="28"/>
          <w:szCs w:val="28"/>
        </w:rPr>
        <w:tab/>
        <w:t>Маленький, пластиковый контейнер с крышкой фиксатором для остатков оптического волокна.</w:t>
      </w:r>
    </w:p>
    <w:p w:rsidR="00214531" w:rsidRPr="00621743" w:rsidRDefault="00214531" w:rsidP="00621743">
      <w:pPr>
        <w:pStyle w:val="aff1"/>
        <w:tabs>
          <w:tab w:val="left" w:pos="851"/>
        </w:tabs>
        <w:spacing w:before="240"/>
        <w:ind w:left="0"/>
        <w:jc w:val="both"/>
        <w:rPr>
          <w:rFonts w:ascii="Times New Roman" w:eastAsiaTheme="minorHAnsi" w:hAnsi="Times New Roman"/>
          <w:sz w:val="28"/>
          <w:szCs w:val="28"/>
        </w:rPr>
      </w:pPr>
    </w:p>
    <w:p w:rsidR="00214531" w:rsidRPr="00621743" w:rsidRDefault="009C3FA5" w:rsidP="00621743">
      <w:pPr>
        <w:pStyle w:val="aff1"/>
        <w:tabs>
          <w:tab w:val="left" w:pos="851"/>
        </w:tabs>
        <w:spacing w:before="240"/>
        <w:ind w:left="0"/>
        <w:jc w:val="both"/>
        <w:rPr>
          <w:rFonts w:ascii="Times New Roman" w:eastAsiaTheme="minorHAnsi" w:hAnsi="Times New Roman"/>
          <w:sz w:val="28"/>
          <w:szCs w:val="28"/>
        </w:rPr>
      </w:pPr>
      <w:r>
        <w:rPr>
          <w:rFonts w:ascii="Times New Roman" w:eastAsiaTheme="minorHAnsi" w:hAnsi="Times New Roman"/>
          <w:sz w:val="28"/>
          <w:szCs w:val="28"/>
        </w:rPr>
        <w:tab/>
      </w:r>
      <w:r w:rsidR="00214531" w:rsidRPr="00621743">
        <w:rPr>
          <w:rFonts w:ascii="Times New Roman" w:eastAsiaTheme="minorHAnsi" w:hAnsi="Times New Roman"/>
          <w:sz w:val="28"/>
          <w:szCs w:val="28"/>
        </w:rPr>
        <w:t xml:space="preserve">Наличие на каждом рабочем месте комплекта защитных перчаток, прописано в инфраструктурном листе. </w:t>
      </w:r>
    </w:p>
    <w:p w:rsidR="00214531" w:rsidRPr="00621743" w:rsidRDefault="00214531" w:rsidP="00621743">
      <w:pPr>
        <w:pStyle w:val="aff1"/>
        <w:tabs>
          <w:tab w:val="left" w:pos="851"/>
        </w:tabs>
        <w:spacing w:before="240"/>
        <w:ind w:left="0"/>
        <w:jc w:val="both"/>
        <w:rPr>
          <w:rFonts w:ascii="Times New Roman" w:eastAsiaTheme="minorHAnsi" w:hAnsi="Times New Roman"/>
          <w:sz w:val="28"/>
          <w:szCs w:val="28"/>
        </w:rPr>
      </w:pPr>
    </w:p>
    <w:p w:rsidR="00214531" w:rsidRPr="00621743" w:rsidRDefault="009C3FA5" w:rsidP="00621743">
      <w:pPr>
        <w:pStyle w:val="aff1"/>
        <w:tabs>
          <w:tab w:val="left" w:pos="851"/>
        </w:tabs>
        <w:spacing w:before="240"/>
        <w:ind w:left="0"/>
        <w:jc w:val="both"/>
        <w:rPr>
          <w:rFonts w:ascii="Times New Roman" w:eastAsiaTheme="minorHAnsi" w:hAnsi="Times New Roman"/>
          <w:sz w:val="28"/>
          <w:szCs w:val="28"/>
        </w:rPr>
      </w:pPr>
      <w:r>
        <w:rPr>
          <w:rFonts w:ascii="Times New Roman" w:eastAsiaTheme="minorHAnsi" w:hAnsi="Times New Roman"/>
          <w:sz w:val="28"/>
          <w:szCs w:val="28"/>
        </w:rPr>
        <w:tab/>
      </w:r>
      <w:r w:rsidR="00214531" w:rsidRPr="00621743">
        <w:rPr>
          <w:rFonts w:ascii="Times New Roman" w:eastAsiaTheme="minorHAnsi" w:hAnsi="Times New Roman"/>
          <w:sz w:val="28"/>
          <w:szCs w:val="28"/>
        </w:rPr>
        <w:t>Ёмкости, содержащие жидкости, должны иметь этикетку о составе жидкости, а также иметь, при необходимости, надпись «Яд», «Огнеопасно» и др., в зависимости от своих свойств.</w:t>
      </w:r>
    </w:p>
    <w:p w:rsidR="00214531" w:rsidRPr="00621743" w:rsidRDefault="00214531" w:rsidP="00621743">
      <w:pPr>
        <w:pStyle w:val="aff1"/>
        <w:tabs>
          <w:tab w:val="left" w:pos="851"/>
        </w:tabs>
        <w:spacing w:before="240"/>
        <w:ind w:left="0"/>
        <w:jc w:val="both"/>
        <w:rPr>
          <w:rFonts w:ascii="Times New Roman" w:eastAsiaTheme="minorHAnsi" w:hAnsi="Times New Roman"/>
          <w:sz w:val="28"/>
          <w:szCs w:val="28"/>
        </w:rPr>
      </w:pPr>
    </w:p>
    <w:p w:rsidR="00214531" w:rsidRPr="00621743" w:rsidRDefault="009C3FA5" w:rsidP="00621743">
      <w:pPr>
        <w:pStyle w:val="aff1"/>
        <w:tabs>
          <w:tab w:val="left" w:pos="851"/>
        </w:tabs>
        <w:spacing w:before="240"/>
        <w:ind w:left="0"/>
        <w:jc w:val="both"/>
        <w:rPr>
          <w:rFonts w:ascii="Times New Roman" w:eastAsiaTheme="minorHAnsi" w:hAnsi="Times New Roman"/>
          <w:sz w:val="28"/>
          <w:szCs w:val="28"/>
        </w:rPr>
      </w:pPr>
      <w:r>
        <w:rPr>
          <w:rFonts w:ascii="Times New Roman" w:eastAsiaTheme="minorHAnsi" w:hAnsi="Times New Roman"/>
          <w:sz w:val="28"/>
          <w:szCs w:val="28"/>
        </w:rPr>
        <w:lastRenderedPageBreak/>
        <w:tab/>
      </w:r>
      <w:r w:rsidR="00214531" w:rsidRPr="00621743">
        <w:rPr>
          <w:rFonts w:ascii="Times New Roman" w:eastAsiaTheme="minorHAnsi" w:hAnsi="Times New Roman"/>
          <w:sz w:val="28"/>
          <w:szCs w:val="28"/>
        </w:rPr>
        <w:t>Все точки электропитания 220В должны иметь заземление.</w:t>
      </w:r>
    </w:p>
    <w:p w:rsidR="00214531" w:rsidRPr="00621743" w:rsidRDefault="00214531" w:rsidP="00621743">
      <w:pPr>
        <w:pStyle w:val="aff1"/>
        <w:tabs>
          <w:tab w:val="left" w:pos="851"/>
        </w:tabs>
        <w:spacing w:before="240"/>
        <w:ind w:left="0"/>
        <w:jc w:val="both"/>
        <w:rPr>
          <w:rFonts w:ascii="Times New Roman" w:eastAsiaTheme="minorHAnsi" w:hAnsi="Times New Roman"/>
          <w:sz w:val="28"/>
          <w:szCs w:val="28"/>
        </w:rPr>
      </w:pPr>
    </w:p>
    <w:p w:rsidR="00214531" w:rsidRPr="00621743" w:rsidRDefault="009C3FA5" w:rsidP="00621743">
      <w:pPr>
        <w:pStyle w:val="aff1"/>
        <w:tabs>
          <w:tab w:val="left" w:pos="851"/>
        </w:tabs>
        <w:spacing w:before="240"/>
        <w:ind w:left="0"/>
        <w:jc w:val="both"/>
        <w:rPr>
          <w:rFonts w:ascii="Times New Roman" w:eastAsiaTheme="minorHAnsi" w:hAnsi="Times New Roman"/>
          <w:sz w:val="28"/>
          <w:szCs w:val="28"/>
        </w:rPr>
      </w:pPr>
      <w:r>
        <w:rPr>
          <w:rFonts w:ascii="Times New Roman" w:eastAsiaTheme="minorHAnsi" w:hAnsi="Times New Roman"/>
          <w:sz w:val="28"/>
          <w:szCs w:val="28"/>
        </w:rPr>
        <w:tab/>
      </w:r>
      <w:r w:rsidR="00214531" w:rsidRPr="00621743">
        <w:rPr>
          <w:rFonts w:ascii="Times New Roman" w:eastAsiaTheme="minorHAnsi" w:hAnsi="Times New Roman"/>
          <w:sz w:val="28"/>
          <w:szCs w:val="28"/>
        </w:rPr>
        <w:t xml:space="preserve">На площадке в обязательно порядке должна находиться аптечка для оказания первой медицинской помощи, в случае необходимости таковой. </w:t>
      </w:r>
    </w:p>
    <w:p w:rsidR="00DE39D8" w:rsidRPr="009955F8" w:rsidRDefault="00DE39D8" w:rsidP="00E61151">
      <w:pPr>
        <w:spacing w:after="0" w:line="360" w:lineRule="auto"/>
        <w:ind w:firstLine="709"/>
        <w:jc w:val="both"/>
        <w:rPr>
          <w:rFonts w:ascii="Times New Roman" w:hAnsi="Times New Roman"/>
          <w:color w:val="C00000"/>
        </w:rPr>
      </w:pPr>
      <w:r w:rsidRPr="00A57976">
        <w:rPr>
          <w:rFonts w:ascii="Times New Roman" w:hAnsi="Times New Roman" w:cs="Times New Roman"/>
          <w:b/>
          <w:sz w:val="28"/>
          <w:szCs w:val="28"/>
        </w:rPr>
        <w:t xml:space="preserve">Компоновка </w:t>
      </w:r>
      <w:r w:rsidR="00DE5614" w:rsidRPr="00A57976">
        <w:rPr>
          <w:rFonts w:ascii="Times New Roman" w:hAnsi="Times New Roman" w:cs="Times New Roman"/>
          <w:b/>
          <w:sz w:val="28"/>
          <w:szCs w:val="28"/>
        </w:rPr>
        <w:t>рабочего места</w:t>
      </w:r>
      <w:r w:rsidRPr="00A57976">
        <w:rPr>
          <w:rFonts w:ascii="Times New Roman" w:hAnsi="Times New Roman" w:cs="Times New Roman"/>
          <w:b/>
          <w:sz w:val="28"/>
          <w:szCs w:val="28"/>
        </w:rPr>
        <w:t xml:space="preserve"> участника</w:t>
      </w:r>
      <w:r w:rsidR="0029547E">
        <w:rPr>
          <w:rFonts w:ascii="Times New Roman" w:hAnsi="Times New Roman" w:cs="Times New Roman"/>
          <w:b/>
          <w:sz w:val="28"/>
          <w:szCs w:val="28"/>
        </w:rPr>
        <w:t>:</w:t>
      </w:r>
      <w:r w:rsidR="00B37001">
        <w:rPr>
          <w:rFonts w:ascii="Times New Roman" w:hAnsi="Times New Roman" w:cs="Times New Roman"/>
          <w:b/>
          <w:sz w:val="28"/>
          <w:szCs w:val="28"/>
        </w:rPr>
        <w:t xml:space="preserve"> </w:t>
      </w:r>
      <w:r w:rsidR="00E61151">
        <w:rPr>
          <w:rFonts w:ascii="Times New Roman" w:hAnsi="Times New Roman" w:cs="Times New Roman"/>
          <w:b/>
          <w:sz w:val="28"/>
          <w:szCs w:val="28"/>
        </w:rPr>
        <w:t>4*5 м (20 м</w:t>
      </w:r>
      <w:r w:rsidR="00E61151" w:rsidRPr="00E61151">
        <w:rPr>
          <w:rFonts w:ascii="Times New Roman" w:hAnsi="Times New Roman" w:cs="Times New Roman"/>
          <w:b/>
          <w:sz w:val="28"/>
          <w:szCs w:val="28"/>
          <w:vertAlign w:val="superscript"/>
        </w:rPr>
        <w:t>2</w:t>
      </w:r>
      <w:r w:rsidR="00E61151">
        <w:rPr>
          <w:rFonts w:ascii="Times New Roman" w:hAnsi="Times New Roman" w:cs="Times New Roman"/>
          <w:b/>
          <w:sz w:val="28"/>
          <w:szCs w:val="28"/>
        </w:rPr>
        <w:t>)</w:t>
      </w:r>
      <w:bookmarkStart w:id="27" w:name="_GoBack"/>
      <w:bookmarkEnd w:id="27"/>
      <w:r w:rsidRPr="009955F8">
        <w:rPr>
          <w:rFonts w:ascii="Times New Roman" w:hAnsi="Times New Roman"/>
          <w:color w:val="C00000"/>
        </w:rPr>
        <w:br w:type="page"/>
      </w:r>
    </w:p>
    <w:p w:rsidR="00DE39D8" w:rsidRPr="00333911" w:rsidRDefault="00AA2B8A" w:rsidP="00333911">
      <w:pPr>
        <w:pStyle w:val="-2"/>
        <w:spacing w:before="0" w:after="0"/>
        <w:ind w:firstLine="709"/>
        <w:rPr>
          <w:rFonts w:ascii="Times New Roman" w:hAnsi="Times New Roman"/>
          <w:szCs w:val="28"/>
        </w:rPr>
      </w:pPr>
      <w:bookmarkStart w:id="28" w:name="_Toc489607700"/>
      <w:r>
        <w:rPr>
          <w:rFonts w:ascii="Times New Roman" w:hAnsi="Times New Roman"/>
          <w:szCs w:val="28"/>
        </w:rPr>
        <w:lastRenderedPageBreak/>
        <w:t xml:space="preserve">5.4. </w:t>
      </w:r>
      <w:r w:rsidR="00333911" w:rsidRPr="00333911">
        <w:rPr>
          <w:rFonts w:ascii="Times New Roman" w:hAnsi="Times New Roman"/>
          <w:szCs w:val="28"/>
        </w:rPr>
        <w:t>РАЗРАБОТКА КОНКУРСНОГО ЗАДАНИЯ</w:t>
      </w:r>
      <w:bookmarkEnd w:id="28"/>
    </w:p>
    <w:p w:rsidR="00DE39D8" w:rsidRPr="00333911" w:rsidRDefault="00DE39D8" w:rsidP="00333911">
      <w:pPr>
        <w:spacing w:after="0" w:line="360" w:lineRule="auto"/>
        <w:ind w:firstLine="709"/>
        <w:jc w:val="both"/>
        <w:rPr>
          <w:rFonts w:ascii="Times New Roman" w:hAnsi="Times New Roman" w:cs="Times New Roman"/>
          <w:sz w:val="28"/>
          <w:szCs w:val="28"/>
        </w:rPr>
      </w:pPr>
      <w:r w:rsidRPr="00333911">
        <w:rPr>
          <w:rFonts w:ascii="Times New Roman" w:hAnsi="Times New Roman" w:cs="Times New Roman"/>
          <w:sz w:val="28"/>
          <w:szCs w:val="28"/>
        </w:rPr>
        <w:t xml:space="preserve">Конкурсное задание </w:t>
      </w:r>
      <w:r w:rsidR="00C95538" w:rsidRPr="00333911">
        <w:rPr>
          <w:rFonts w:ascii="Times New Roman" w:hAnsi="Times New Roman" w:cs="Times New Roman"/>
          <w:sz w:val="28"/>
          <w:szCs w:val="28"/>
        </w:rPr>
        <w:t>разрабатывается</w:t>
      </w:r>
      <w:r w:rsidRPr="00333911">
        <w:rPr>
          <w:rFonts w:ascii="Times New Roman" w:hAnsi="Times New Roman" w:cs="Times New Roman"/>
          <w:sz w:val="28"/>
          <w:szCs w:val="28"/>
        </w:rPr>
        <w:t xml:space="preserve"> по образцам, представленным</w:t>
      </w:r>
      <w:r w:rsidR="00C95538" w:rsidRPr="00333911">
        <w:rPr>
          <w:rFonts w:ascii="Times New Roman" w:hAnsi="Times New Roman" w:cs="Times New Roman"/>
          <w:sz w:val="28"/>
          <w:szCs w:val="28"/>
        </w:rPr>
        <w:t xml:space="preserve"> Менеджером компетенции</w:t>
      </w:r>
      <w:r w:rsidRPr="00333911">
        <w:rPr>
          <w:rFonts w:ascii="Times New Roman" w:hAnsi="Times New Roman" w:cs="Times New Roman"/>
          <w:sz w:val="28"/>
          <w:szCs w:val="28"/>
        </w:rPr>
        <w:t xml:space="preserve"> на форуме WS</w:t>
      </w:r>
      <w:r w:rsidRPr="00333911">
        <w:rPr>
          <w:rFonts w:ascii="Times New Roman" w:hAnsi="Times New Roman" w:cs="Times New Roman"/>
          <w:sz w:val="28"/>
          <w:szCs w:val="28"/>
          <w:lang w:val="en-US"/>
        </w:rPr>
        <w:t>R</w:t>
      </w:r>
      <w:r w:rsidRPr="00333911">
        <w:rPr>
          <w:rFonts w:ascii="Times New Roman" w:hAnsi="Times New Roman" w:cs="Times New Roman"/>
          <w:sz w:val="28"/>
          <w:szCs w:val="28"/>
        </w:rPr>
        <w:t xml:space="preserve"> (</w:t>
      </w:r>
      <w:hyperlink r:id="rId13" w:history="1">
        <w:r w:rsidRPr="00333911">
          <w:rPr>
            <w:rStyle w:val="ae"/>
            <w:rFonts w:ascii="Times New Roman" w:hAnsi="Times New Roman" w:cs="Times New Roman"/>
            <w:sz w:val="28"/>
            <w:szCs w:val="28"/>
          </w:rPr>
          <w:t>http://</w:t>
        </w:r>
        <w:r w:rsidRPr="00333911">
          <w:rPr>
            <w:rStyle w:val="ae"/>
            <w:rFonts w:ascii="Times New Roman" w:hAnsi="Times New Roman" w:cs="Times New Roman"/>
            <w:sz w:val="28"/>
            <w:szCs w:val="28"/>
            <w:lang w:val="en-US"/>
          </w:rPr>
          <w:t>forum</w:t>
        </w:r>
        <w:r w:rsidRPr="00333911">
          <w:rPr>
            <w:rStyle w:val="ae"/>
            <w:rFonts w:ascii="Times New Roman" w:hAnsi="Times New Roman" w:cs="Times New Roman"/>
            <w:sz w:val="28"/>
            <w:szCs w:val="28"/>
          </w:rPr>
          <w:t>.worldskills.</w:t>
        </w:r>
        <w:r w:rsidRPr="00333911">
          <w:rPr>
            <w:rStyle w:val="ae"/>
            <w:rFonts w:ascii="Times New Roman" w:hAnsi="Times New Roman" w:cs="Times New Roman"/>
            <w:sz w:val="28"/>
            <w:szCs w:val="28"/>
            <w:lang w:val="en-US"/>
          </w:rPr>
          <w:t>ru</w:t>
        </w:r>
      </w:hyperlink>
      <w:r w:rsidRPr="00333911">
        <w:rPr>
          <w:rFonts w:ascii="Times New Roman" w:hAnsi="Times New Roman" w:cs="Times New Roman"/>
          <w:sz w:val="28"/>
          <w:szCs w:val="28"/>
        </w:rPr>
        <w:t xml:space="preserve"> ). </w:t>
      </w:r>
      <w:r w:rsidR="00C95538" w:rsidRPr="00333911">
        <w:rPr>
          <w:rFonts w:ascii="Times New Roman" w:hAnsi="Times New Roman" w:cs="Times New Roman"/>
          <w:sz w:val="28"/>
          <w:szCs w:val="28"/>
        </w:rPr>
        <w:t>Представленные образцы Конкурсного задания должны меняться один раз в год.</w:t>
      </w:r>
    </w:p>
    <w:p w:rsidR="00DE39D8" w:rsidRPr="0029547E" w:rsidRDefault="00333911" w:rsidP="0029547E">
      <w:pPr>
        <w:pStyle w:val="3"/>
        <w:spacing w:before="0"/>
        <w:ind w:firstLine="709"/>
        <w:rPr>
          <w:rFonts w:ascii="Times New Roman" w:hAnsi="Times New Roman" w:cs="Times New Roman"/>
          <w:sz w:val="28"/>
          <w:szCs w:val="28"/>
          <w:lang w:val="ru-RU"/>
        </w:rPr>
      </w:pPr>
      <w:r w:rsidRPr="0029547E">
        <w:rPr>
          <w:rFonts w:ascii="Times New Roman" w:hAnsi="Times New Roman" w:cs="Times New Roman"/>
          <w:sz w:val="28"/>
          <w:szCs w:val="28"/>
          <w:lang w:val="ru-RU"/>
        </w:rPr>
        <w:t>5.4.1</w:t>
      </w:r>
      <w:r w:rsidR="00AA2B8A">
        <w:rPr>
          <w:rFonts w:ascii="Times New Roman" w:hAnsi="Times New Roman" w:cs="Times New Roman"/>
          <w:sz w:val="28"/>
          <w:szCs w:val="28"/>
          <w:lang w:val="ru-RU"/>
        </w:rPr>
        <w:t xml:space="preserve">. </w:t>
      </w:r>
      <w:r w:rsidRPr="0029547E">
        <w:rPr>
          <w:rFonts w:ascii="Times New Roman" w:hAnsi="Times New Roman" w:cs="Times New Roman"/>
          <w:sz w:val="28"/>
          <w:szCs w:val="28"/>
          <w:lang w:val="ru-RU"/>
        </w:rPr>
        <w:t>КТО РАЗРАБАТЫВАЕТ КОНКУРСНОЕ ЗАДАНИЕ/МОДУЛИ</w:t>
      </w:r>
    </w:p>
    <w:p w:rsidR="00397A1B" w:rsidRPr="00333911" w:rsidRDefault="00397A1B" w:rsidP="00333911">
      <w:pPr>
        <w:spacing w:after="0" w:line="360" w:lineRule="auto"/>
        <w:ind w:firstLine="709"/>
        <w:jc w:val="both"/>
        <w:rPr>
          <w:rFonts w:ascii="Times New Roman" w:hAnsi="Times New Roman" w:cs="Times New Roman"/>
          <w:sz w:val="28"/>
          <w:szCs w:val="28"/>
        </w:rPr>
      </w:pPr>
      <w:r w:rsidRPr="00333911">
        <w:rPr>
          <w:rFonts w:ascii="Times New Roman" w:hAnsi="Times New Roman" w:cs="Times New Roman"/>
          <w:sz w:val="28"/>
          <w:szCs w:val="28"/>
        </w:rPr>
        <w:t>Общ</w:t>
      </w:r>
      <w:r w:rsidR="0056194A">
        <w:rPr>
          <w:rFonts w:ascii="Times New Roman" w:hAnsi="Times New Roman" w:cs="Times New Roman"/>
          <w:sz w:val="28"/>
          <w:szCs w:val="28"/>
        </w:rPr>
        <w:t>им руководством и утверждением К</w:t>
      </w:r>
      <w:r w:rsidRPr="00333911">
        <w:rPr>
          <w:rFonts w:ascii="Times New Roman" w:hAnsi="Times New Roman" w:cs="Times New Roman"/>
          <w:sz w:val="28"/>
          <w:szCs w:val="28"/>
        </w:rPr>
        <w:t>онкурсного задания занимается Менеджер компе</w:t>
      </w:r>
      <w:r w:rsidR="0056194A">
        <w:rPr>
          <w:rFonts w:ascii="Times New Roman" w:hAnsi="Times New Roman" w:cs="Times New Roman"/>
          <w:sz w:val="28"/>
          <w:szCs w:val="28"/>
        </w:rPr>
        <w:t>тенции. К участию в разработке К</w:t>
      </w:r>
      <w:r w:rsidRPr="00333911">
        <w:rPr>
          <w:rFonts w:ascii="Times New Roman" w:hAnsi="Times New Roman" w:cs="Times New Roman"/>
          <w:sz w:val="28"/>
          <w:szCs w:val="28"/>
        </w:rPr>
        <w:t>онкурсного задания могут привлекаться:</w:t>
      </w:r>
    </w:p>
    <w:p w:rsidR="00397A1B" w:rsidRPr="00333911" w:rsidRDefault="00397A1B" w:rsidP="00C27EE6">
      <w:pPr>
        <w:pStyle w:val="aff1"/>
        <w:numPr>
          <w:ilvl w:val="0"/>
          <w:numId w:val="4"/>
        </w:numPr>
        <w:spacing w:after="0" w:line="360" w:lineRule="auto"/>
        <w:ind w:left="0" w:firstLine="709"/>
        <w:jc w:val="both"/>
        <w:rPr>
          <w:rFonts w:ascii="Times New Roman" w:hAnsi="Times New Roman"/>
          <w:sz w:val="28"/>
          <w:szCs w:val="28"/>
        </w:rPr>
      </w:pPr>
      <w:r w:rsidRPr="00333911">
        <w:rPr>
          <w:rFonts w:ascii="Times New Roman" w:hAnsi="Times New Roman"/>
          <w:sz w:val="28"/>
          <w:szCs w:val="28"/>
        </w:rPr>
        <w:t xml:space="preserve">Сертифицированные эксперты </w:t>
      </w:r>
      <w:r w:rsidRPr="00333911">
        <w:rPr>
          <w:rFonts w:ascii="Times New Roman" w:hAnsi="Times New Roman"/>
          <w:sz w:val="28"/>
          <w:szCs w:val="28"/>
          <w:lang w:val="en-US"/>
        </w:rPr>
        <w:t>WSR</w:t>
      </w:r>
      <w:r w:rsidRPr="00333911">
        <w:rPr>
          <w:rFonts w:ascii="Times New Roman" w:hAnsi="Times New Roman"/>
          <w:sz w:val="28"/>
          <w:szCs w:val="28"/>
        </w:rPr>
        <w:t>;</w:t>
      </w:r>
    </w:p>
    <w:p w:rsidR="00397A1B" w:rsidRPr="00333911" w:rsidRDefault="00397A1B" w:rsidP="00C27EE6">
      <w:pPr>
        <w:pStyle w:val="aff1"/>
        <w:numPr>
          <w:ilvl w:val="0"/>
          <w:numId w:val="4"/>
        </w:numPr>
        <w:spacing w:after="0" w:line="360" w:lineRule="auto"/>
        <w:ind w:left="0" w:firstLine="709"/>
        <w:jc w:val="both"/>
        <w:rPr>
          <w:rFonts w:ascii="Times New Roman" w:hAnsi="Times New Roman"/>
          <w:sz w:val="28"/>
          <w:szCs w:val="28"/>
        </w:rPr>
      </w:pPr>
      <w:r w:rsidRPr="00333911">
        <w:rPr>
          <w:rFonts w:ascii="Times New Roman" w:hAnsi="Times New Roman"/>
          <w:sz w:val="28"/>
          <w:szCs w:val="28"/>
        </w:rPr>
        <w:t>Сторонние разработчики;</w:t>
      </w:r>
    </w:p>
    <w:p w:rsidR="00397A1B" w:rsidRPr="00333911" w:rsidRDefault="00397A1B" w:rsidP="00C27EE6">
      <w:pPr>
        <w:pStyle w:val="aff1"/>
        <w:numPr>
          <w:ilvl w:val="0"/>
          <w:numId w:val="4"/>
        </w:numPr>
        <w:spacing w:after="0" w:line="360" w:lineRule="auto"/>
        <w:ind w:left="0" w:firstLine="709"/>
        <w:jc w:val="both"/>
        <w:rPr>
          <w:rFonts w:ascii="Times New Roman" w:hAnsi="Times New Roman"/>
          <w:sz w:val="28"/>
          <w:szCs w:val="28"/>
        </w:rPr>
      </w:pPr>
      <w:r w:rsidRPr="00333911">
        <w:rPr>
          <w:rFonts w:ascii="Times New Roman" w:hAnsi="Times New Roman"/>
          <w:sz w:val="28"/>
          <w:szCs w:val="28"/>
        </w:rPr>
        <w:t>Иные заинтересованные лица.</w:t>
      </w:r>
    </w:p>
    <w:p w:rsidR="00DE39D8" w:rsidRPr="00333911" w:rsidRDefault="00397A1B" w:rsidP="00333911">
      <w:pPr>
        <w:spacing w:after="0" w:line="360" w:lineRule="auto"/>
        <w:ind w:firstLine="709"/>
        <w:jc w:val="both"/>
        <w:rPr>
          <w:rFonts w:ascii="Times New Roman" w:hAnsi="Times New Roman" w:cs="Times New Roman"/>
          <w:sz w:val="28"/>
          <w:szCs w:val="28"/>
        </w:rPr>
      </w:pPr>
      <w:r w:rsidRPr="00333911">
        <w:rPr>
          <w:rFonts w:ascii="Times New Roman" w:hAnsi="Times New Roman" w:cs="Times New Roman"/>
          <w:sz w:val="28"/>
          <w:szCs w:val="28"/>
        </w:rPr>
        <w:t xml:space="preserve">В процессе подготовки к </w:t>
      </w:r>
      <w:r w:rsidR="00EA0C3A" w:rsidRPr="00333911">
        <w:rPr>
          <w:rFonts w:ascii="Times New Roman" w:hAnsi="Times New Roman" w:cs="Times New Roman"/>
          <w:sz w:val="28"/>
          <w:szCs w:val="28"/>
        </w:rPr>
        <w:t xml:space="preserve">каждому </w:t>
      </w:r>
      <w:r w:rsidRPr="00333911">
        <w:rPr>
          <w:rFonts w:ascii="Times New Roman" w:hAnsi="Times New Roman" w:cs="Times New Roman"/>
          <w:sz w:val="28"/>
          <w:szCs w:val="28"/>
        </w:rPr>
        <w:t>соревновани</w:t>
      </w:r>
      <w:r w:rsidR="00EA0C3A" w:rsidRPr="00333911">
        <w:rPr>
          <w:rFonts w:ascii="Times New Roman" w:hAnsi="Times New Roman" w:cs="Times New Roman"/>
          <w:sz w:val="28"/>
          <w:szCs w:val="28"/>
        </w:rPr>
        <w:t>ю</w:t>
      </w:r>
      <w:r w:rsidR="0056194A">
        <w:rPr>
          <w:rFonts w:ascii="Times New Roman" w:hAnsi="Times New Roman" w:cs="Times New Roman"/>
          <w:sz w:val="28"/>
          <w:szCs w:val="28"/>
        </w:rPr>
        <w:t xml:space="preserve"> при внесении 30 % изменений к К</w:t>
      </w:r>
      <w:r w:rsidRPr="00333911">
        <w:rPr>
          <w:rFonts w:ascii="Times New Roman" w:hAnsi="Times New Roman" w:cs="Times New Roman"/>
          <w:sz w:val="28"/>
          <w:szCs w:val="28"/>
        </w:rPr>
        <w:t>онкурсному заданию участвуют</w:t>
      </w:r>
      <w:r w:rsidR="00DE39D8" w:rsidRPr="00333911">
        <w:rPr>
          <w:rFonts w:ascii="Times New Roman" w:hAnsi="Times New Roman" w:cs="Times New Roman"/>
          <w:sz w:val="28"/>
          <w:szCs w:val="28"/>
        </w:rPr>
        <w:t>:</w:t>
      </w:r>
    </w:p>
    <w:p w:rsidR="00DE39D8" w:rsidRPr="00333911" w:rsidRDefault="00DE39D8" w:rsidP="00C27EE6">
      <w:pPr>
        <w:pStyle w:val="aff1"/>
        <w:numPr>
          <w:ilvl w:val="0"/>
          <w:numId w:val="4"/>
        </w:numPr>
        <w:spacing w:after="0" w:line="360" w:lineRule="auto"/>
        <w:ind w:left="0" w:firstLine="709"/>
        <w:jc w:val="both"/>
        <w:rPr>
          <w:rFonts w:ascii="Times New Roman" w:hAnsi="Times New Roman"/>
          <w:sz w:val="28"/>
          <w:szCs w:val="28"/>
        </w:rPr>
      </w:pPr>
      <w:r w:rsidRPr="00333911">
        <w:rPr>
          <w:rFonts w:ascii="Times New Roman" w:hAnsi="Times New Roman"/>
          <w:sz w:val="28"/>
          <w:szCs w:val="28"/>
        </w:rPr>
        <w:t>Главн</w:t>
      </w:r>
      <w:r w:rsidR="00397A1B" w:rsidRPr="00333911">
        <w:rPr>
          <w:rFonts w:ascii="Times New Roman" w:hAnsi="Times New Roman"/>
          <w:sz w:val="28"/>
          <w:szCs w:val="28"/>
        </w:rPr>
        <w:t>ый</w:t>
      </w:r>
      <w:r w:rsidRPr="00333911">
        <w:rPr>
          <w:rFonts w:ascii="Times New Roman" w:hAnsi="Times New Roman"/>
          <w:sz w:val="28"/>
          <w:szCs w:val="28"/>
        </w:rPr>
        <w:t xml:space="preserve"> эксперт;</w:t>
      </w:r>
    </w:p>
    <w:p w:rsidR="00DE39D8" w:rsidRPr="00333911" w:rsidRDefault="00DE39D8" w:rsidP="00C27EE6">
      <w:pPr>
        <w:pStyle w:val="aff1"/>
        <w:numPr>
          <w:ilvl w:val="0"/>
          <w:numId w:val="4"/>
        </w:numPr>
        <w:spacing w:after="0" w:line="360" w:lineRule="auto"/>
        <w:ind w:left="0" w:firstLine="709"/>
        <w:jc w:val="both"/>
        <w:rPr>
          <w:rFonts w:ascii="Times New Roman" w:hAnsi="Times New Roman"/>
          <w:sz w:val="28"/>
          <w:szCs w:val="28"/>
        </w:rPr>
      </w:pPr>
      <w:r w:rsidRPr="00333911">
        <w:rPr>
          <w:rFonts w:ascii="Times New Roman" w:hAnsi="Times New Roman"/>
          <w:sz w:val="28"/>
          <w:szCs w:val="28"/>
        </w:rPr>
        <w:t>Сертифицированны</w:t>
      </w:r>
      <w:r w:rsidR="00397A1B" w:rsidRPr="00333911">
        <w:rPr>
          <w:rFonts w:ascii="Times New Roman" w:hAnsi="Times New Roman"/>
          <w:sz w:val="28"/>
          <w:szCs w:val="28"/>
        </w:rPr>
        <w:t>й</w:t>
      </w:r>
      <w:r w:rsidRPr="00333911">
        <w:rPr>
          <w:rFonts w:ascii="Times New Roman" w:hAnsi="Times New Roman"/>
          <w:sz w:val="28"/>
          <w:szCs w:val="28"/>
        </w:rPr>
        <w:t xml:space="preserve"> эксперт</w:t>
      </w:r>
      <w:r w:rsidR="00EA0C3A" w:rsidRPr="00333911">
        <w:rPr>
          <w:rFonts w:ascii="Times New Roman" w:hAnsi="Times New Roman"/>
          <w:sz w:val="28"/>
          <w:szCs w:val="28"/>
        </w:rPr>
        <w:t xml:space="preserve"> по компетенции</w:t>
      </w:r>
      <w:r w:rsidR="00397A1B" w:rsidRPr="00333911">
        <w:rPr>
          <w:rFonts w:ascii="Times New Roman" w:hAnsi="Times New Roman"/>
          <w:sz w:val="28"/>
          <w:szCs w:val="28"/>
        </w:rPr>
        <w:t xml:space="preserve"> (в случае присутствия на соревновании)</w:t>
      </w:r>
      <w:r w:rsidRPr="00333911">
        <w:rPr>
          <w:rFonts w:ascii="Times New Roman" w:hAnsi="Times New Roman"/>
          <w:sz w:val="28"/>
          <w:szCs w:val="28"/>
        </w:rPr>
        <w:t>;</w:t>
      </w:r>
    </w:p>
    <w:p w:rsidR="00EA0C3A" w:rsidRPr="00333911" w:rsidRDefault="00EA0C3A" w:rsidP="00C27EE6">
      <w:pPr>
        <w:pStyle w:val="aff1"/>
        <w:numPr>
          <w:ilvl w:val="0"/>
          <w:numId w:val="4"/>
        </w:numPr>
        <w:spacing w:after="0" w:line="360" w:lineRule="auto"/>
        <w:ind w:left="0" w:firstLine="709"/>
        <w:jc w:val="both"/>
        <w:rPr>
          <w:rFonts w:ascii="Times New Roman" w:hAnsi="Times New Roman"/>
          <w:sz w:val="28"/>
          <w:szCs w:val="28"/>
        </w:rPr>
      </w:pPr>
      <w:r w:rsidRPr="00333911">
        <w:rPr>
          <w:rFonts w:ascii="Times New Roman" w:hAnsi="Times New Roman"/>
          <w:sz w:val="28"/>
          <w:szCs w:val="28"/>
        </w:rPr>
        <w:t>Эксперты принимающие участия в оценке</w:t>
      </w:r>
      <w:r w:rsidR="00CA6CCD" w:rsidRPr="00333911">
        <w:rPr>
          <w:rFonts w:ascii="Times New Roman" w:hAnsi="Times New Roman"/>
          <w:sz w:val="28"/>
          <w:szCs w:val="28"/>
        </w:rPr>
        <w:t xml:space="preserve"> (при необходимости привлечения главным экспертом)</w:t>
      </w:r>
      <w:r w:rsidRPr="00333911">
        <w:rPr>
          <w:rFonts w:ascii="Times New Roman" w:hAnsi="Times New Roman"/>
          <w:sz w:val="28"/>
          <w:szCs w:val="28"/>
        </w:rPr>
        <w:t>.</w:t>
      </w:r>
    </w:p>
    <w:p w:rsidR="00EA0C3A" w:rsidRPr="00333911" w:rsidRDefault="00EA0C3A" w:rsidP="00333911">
      <w:pPr>
        <w:spacing w:after="0" w:line="360" w:lineRule="auto"/>
        <w:ind w:firstLine="709"/>
        <w:jc w:val="both"/>
        <w:rPr>
          <w:rFonts w:ascii="Times New Roman" w:hAnsi="Times New Roman" w:cs="Times New Roman"/>
          <w:sz w:val="28"/>
          <w:szCs w:val="28"/>
        </w:rPr>
      </w:pPr>
      <w:r w:rsidRPr="00333911">
        <w:rPr>
          <w:rFonts w:ascii="Times New Roman" w:hAnsi="Times New Roman" w:cs="Times New Roman"/>
          <w:sz w:val="28"/>
          <w:szCs w:val="28"/>
        </w:rPr>
        <w:t xml:space="preserve">Внесенные 30 % изменения в </w:t>
      </w:r>
      <w:r w:rsidR="0056194A">
        <w:rPr>
          <w:rFonts w:ascii="Times New Roman" w:hAnsi="Times New Roman" w:cs="Times New Roman"/>
          <w:sz w:val="28"/>
          <w:szCs w:val="28"/>
        </w:rPr>
        <w:t>К</w:t>
      </w:r>
      <w:r w:rsidRPr="00333911">
        <w:rPr>
          <w:rFonts w:ascii="Times New Roman" w:hAnsi="Times New Roman" w:cs="Times New Roman"/>
          <w:sz w:val="28"/>
          <w:szCs w:val="28"/>
        </w:rPr>
        <w:t xml:space="preserve">онкурсные задания </w:t>
      </w:r>
      <w:r w:rsidR="00CA6CCD" w:rsidRPr="00333911">
        <w:rPr>
          <w:rFonts w:ascii="Times New Roman" w:hAnsi="Times New Roman" w:cs="Times New Roman"/>
          <w:sz w:val="28"/>
          <w:szCs w:val="28"/>
        </w:rPr>
        <w:t>в обязательном порядке</w:t>
      </w:r>
      <w:r w:rsidRPr="00333911">
        <w:rPr>
          <w:rFonts w:ascii="Times New Roman" w:hAnsi="Times New Roman" w:cs="Times New Roman"/>
          <w:sz w:val="28"/>
          <w:szCs w:val="28"/>
        </w:rPr>
        <w:t xml:space="preserve"> соглас</w:t>
      </w:r>
      <w:r w:rsidR="00CA6CCD" w:rsidRPr="00333911">
        <w:rPr>
          <w:rFonts w:ascii="Times New Roman" w:hAnsi="Times New Roman" w:cs="Times New Roman"/>
          <w:sz w:val="28"/>
          <w:szCs w:val="28"/>
        </w:rPr>
        <w:t>уются</w:t>
      </w:r>
      <w:r w:rsidRPr="00333911">
        <w:rPr>
          <w:rFonts w:ascii="Times New Roman" w:hAnsi="Times New Roman" w:cs="Times New Roman"/>
          <w:sz w:val="28"/>
          <w:szCs w:val="28"/>
        </w:rPr>
        <w:t xml:space="preserve"> с Менеджером компетенции.</w:t>
      </w:r>
    </w:p>
    <w:p w:rsidR="00EA0C3A" w:rsidRPr="00333911" w:rsidRDefault="00EA0C3A" w:rsidP="00333911">
      <w:pPr>
        <w:spacing w:after="0" w:line="360" w:lineRule="auto"/>
        <w:ind w:firstLine="709"/>
        <w:jc w:val="both"/>
        <w:rPr>
          <w:rFonts w:ascii="Times New Roman" w:hAnsi="Times New Roman" w:cs="Times New Roman"/>
          <w:sz w:val="28"/>
          <w:szCs w:val="28"/>
        </w:rPr>
      </w:pPr>
      <w:r w:rsidRPr="00333911">
        <w:rPr>
          <w:rFonts w:ascii="Times New Roman" w:hAnsi="Times New Roman" w:cs="Times New Roman"/>
          <w:sz w:val="28"/>
          <w:szCs w:val="28"/>
        </w:rPr>
        <w:t xml:space="preserve">Выше обозначенные люди при внесении 30 % изменений к </w:t>
      </w:r>
      <w:r w:rsidR="0056194A">
        <w:rPr>
          <w:rFonts w:ascii="Times New Roman" w:hAnsi="Times New Roman" w:cs="Times New Roman"/>
          <w:sz w:val="28"/>
          <w:szCs w:val="28"/>
        </w:rPr>
        <w:t xml:space="preserve">Конкурсному </w:t>
      </w:r>
      <w:r w:rsidRPr="00333911">
        <w:rPr>
          <w:rFonts w:ascii="Times New Roman" w:hAnsi="Times New Roman" w:cs="Times New Roman"/>
          <w:sz w:val="28"/>
          <w:szCs w:val="28"/>
        </w:rPr>
        <w:t xml:space="preserve">заданию должны руководствоваться принципами объективности и </w:t>
      </w:r>
      <w:r w:rsidR="00CA6CCD" w:rsidRPr="00333911">
        <w:rPr>
          <w:rFonts w:ascii="Times New Roman" w:hAnsi="Times New Roman" w:cs="Times New Roman"/>
          <w:sz w:val="28"/>
          <w:szCs w:val="28"/>
        </w:rPr>
        <w:t>беспристрастности</w:t>
      </w:r>
      <w:r w:rsidRPr="00333911">
        <w:rPr>
          <w:rFonts w:ascii="Times New Roman" w:hAnsi="Times New Roman" w:cs="Times New Roman"/>
          <w:sz w:val="28"/>
          <w:szCs w:val="28"/>
        </w:rPr>
        <w:t>.</w:t>
      </w:r>
      <w:r w:rsidR="00CA6CCD" w:rsidRPr="00333911">
        <w:rPr>
          <w:rFonts w:ascii="Times New Roman" w:hAnsi="Times New Roman" w:cs="Times New Roman"/>
          <w:sz w:val="28"/>
          <w:szCs w:val="28"/>
        </w:rPr>
        <w:t xml:space="preserve"> Изменения не должны влиять на сложность задания, не должны относиться к иным профессиональным областям, не описанным в </w:t>
      </w:r>
      <w:r w:rsidR="00CA6CCD" w:rsidRPr="00333911">
        <w:rPr>
          <w:rFonts w:ascii="Times New Roman" w:hAnsi="Times New Roman" w:cs="Times New Roman"/>
          <w:sz w:val="28"/>
          <w:szCs w:val="28"/>
          <w:lang w:val="en-US"/>
        </w:rPr>
        <w:t>WSSS</w:t>
      </w:r>
      <w:r w:rsidR="00CA6CCD" w:rsidRPr="00333911">
        <w:rPr>
          <w:rFonts w:ascii="Times New Roman" w:hAnsi="Times New Roman" w:cs="Times New Roman"/>
          <w:sz w:val="28"/>
          <w:szCs w:val="28"/>
        </w:rPr>
        <w:t xml:space="preserve">, а также исключать любые блоки </w:t>
      </w:r>
      <w:r w:rsidR="00CA6CCD" w:rsidRPr="00333911">
        <w:rPr>
          <w:rFonts w:ascii="Times New Roman" w:hAnsi="Times New Roman" w:cs="Times New Roman"/>
          <w:sz w:val="28"/>
          <w:szCs w:val="28"/>
          <w:lang w:val="en-US"/>
        </w:rPr>
        <w:t>WSSS</w:t>
      </w:r>
      <w:r w:rsidR="00CA6CCD" w:rsidRPr="00333911">
        <w:rPr>
          <w:rFonts w:ascii="Times New Roman" w:hAnsi="Times New Roman" w:cs="Times New Roman"/>
          <w:sz w:val="28"/>
          <w:szCs w:val="28"/>
        </w:rPr>
        <w:t>.</w:t>
      </w:r>
      <w:r w:rsidR="004D096E" w:rsidRPr="00333911">
        <w:rPr>
          <w:rFonts w:ascii="Times New Roman" w:hAnsi="Times New Roman" w:cs="Times New Roman"/>
          <w:sz w:val="28"/>
          <w:szCs w:val="28"/>
        </w:rPr>
        <w:t xml:space="preserve"> Также внесённые изменения должны быть исполнимы при помощи утверждённого для соревнований Инфраструктурного листа.</w:t>
      </w:r>
    </w:p>
    <w:p w:rsidR="00333911" w:rsidRPr="00333911" w:rsidRDefault="00333911" w:rsidP="00DE39D8">
      <w:pPr>
        <w:jc w:val="both"/>
        <w:rPr>
          <w:rFonts w:ascii="Times New Roman" w:hAnsi="Times New Roman" w:cs="Times New Roman"/>
          <w:caps/>
          <w:sz w:val="28"/>
          <w:szCs w:val="24"/>
        </w:rPr>
      </w:pPr>
    </w:p>
    <w:p w:rsidR="00DE39D8" w:rsidRPr="0029547E" w:rsidRDefault="00727F97" w:rsidP="0029547E">
      <w:pPr>
        <w:pStyle w:val="3"/>
        <w:spacing w:before="0"/>
        <w:ind w:firstLine="709"/>
        <w:rPr>
          <w:rFonts w:ascii="Times New Roman" w:hAnsi="Times New Roman" w:cs="Times New Roman"/>
          <w:sz w:val="28"/>
          <w:szCs w:val="28"/>
          <w:lang w:val="ru-RU"/>
        </w:rPr>
      </w:pPr>
      <w:r>
        <w:rPr>
          <w:rFonts w:ascii="Times New Roman" w:hAnsi="Times New Roman" w:cs="Times New Roman"/>
          <w:sz w:val="28"/>
          <w:szCs w:val="28"/>
          <w:lang w:val="ru-RU"/>
        </w:rPr>
        <w:lastRenderedPageBreak/>
        <w:t>5</w:t>
      </w:r>
      <w:r w:rsidR="00AA2B8A">
        <w:rPr>
          <w:rFonts w:ascii="Times New Roman" w:hAnsi="Times New Roman" w:cs="Times New Roman"/>
          <w:sz w:val="28"/>
          <w:szCs w:val="28"/>
          <w:lang w:val="ru-RU"/>
        </w:rPr>
        <w:t xml:space="preserve">.4.2. </w:t>
      </w:r>
      <w:r w:rsidR="00333911" w:rsidRPr="0029547E">
        <w:rPr>
          <w:rFonts w:ascii="Times New Roman" w:hAnsi="Times New Roman" w:cs="Times New Roman"/>
          <w:sz w:val="28"/>
          <w:szCs w:val="28"/>
          <w:lang w:val="ru-RU"/>
        </w:rPr>
        <w:t>КАК РАЗРАБАТЫВАЕТСЯ КОНКУРСНОЕ ЗАДАНИЕ</w:t>
      </w:r>
    </w:p>
    <w:p w:rsidR="00DE39D8" w:rsidRPr="00333911" w:rsidRDefault="00881DD2" w:rsidP="00333911">
      <w:pPr>
        <w:spacing w:after="0" w:line="360" w:lineRule="auto"/>
        <w:ind w:firstLine="709"/>
        <w:jc w:val="both"/>
        <w:rPr>
          <w:rFonts w:ascii="Times New Roman" w:hAnsi="Times New Roman" w:cs="Times New Roman"/>
          <w:sz w:val="28"/>
          <w:szCs w:val="28"/>
        </w:rPr>
      </w:pPr>
      <w:r w:rsidRPr="00333911">
        <w:rPr>
          <w:rFonts w:ascii="Times New Roman" w:hAnsi="Times New Roman" w:cs="Times New Roman"/>
          <w:sz w:val="28"/>
          <w:szCs w:val="28"/>
        </w:rPr>
        <w:t>Конкурсные задания к каждому чемпионату разрабатываются на основе единого Конкурсного задания, утверждённого Менеджером компетенции и размещённого на форуме экспертов. Задания могут разрабатываться как в целом так и по модулям. Основным инструментом разработки Конкурсного задания является форум экспертов.</w:t>
      </w:r>
    </w:p>
    <w:p w:rsidR="00DE39D8" w:rsidRPr="0029547E" w:rsidRDefault="00AA2B8A" w:rsidP="0029547E">
      <w:pPr>
        <w:pStyle w:val="3"/>
        <w:spacing w:before="0"/>
        <w:ind w:firstLine="709"/>
        <w:rPr>
          <w:rFonts w:ascii="Times New Roman" w:hAnsi="Times New Roman" w:cs="Times New Roman"/>
          <w:sz w:val="28"/>
          <w:szCs w:val="28"/>
          <w:lang w:val="ru-RU"/>
        </w:rPr>
      </w:pPr>
      <w:r>
        <w:rPr>
          <w:rFonts w:ascii="Times New Roman" w:hAnsi="Times New Roman" w:cs="Times New Roman"/>
          <w:sz w:val="28"/>
          <w:szCs w:val="28"/>
          <w:lang w:val="ru-RU"/>
        </w:rPr>
        <w:t xml:space="preserve">5.4.3. </w:t>
      </w:r>
      <w:r w:rsidR="00333911" w:rsidRPr="0029547E">
        <w:rPr>
          <w:rFonts w:ascii="Times New Roman" w:hAnsi="Times New Roman" w:cs="Times New Roman"/>
          <w:sz w:val="28"/>
          <w:szCs w:val="28"/>
          <w:lang w:val="ru-RU"/>
        </w:rPr>
        <w:t>КОГДА РАЗРАБАТЫВАЕТСЯ КОНКУРСНОЕ ЗАДАНИЕ</w:t>
      </w:r>
    </w:p>
    <w:p w:rsidR="00DE39D8" w:rsidRPr="00333911" w:rsidRDefault="00DE39D8" w:rsidP="00333911">
      <w:pPr>
        <w:spacing w:after="0" w:line="360" w:lineRule="auto"/>
        <w:ind w:firstLine="709"/>
        <w:jc w:val="both"/>
        <w:rPr>
          <w:rFonts w:ascii="Times New Roman" w:hAnsi="Times New Roman" w:cs="Times New Roman"/>
          <w:sz w:val="28"/>
          <w:szCs w:val="28"/>
        </w:rPr>
      </w:pPr>
      <w:r w:rsidRPr="00333911">
        <w:rPr>
          <w:rFonts w:ascii="Times New Roman" w:hAnsi="Times New Roman" w:cs="Times New Roman"/>
          <w:sz w:val="28"/>
          <w:szCs w:val="28"/>
        </w:rPr>
        <w:t xml:space="preserve">Конкурсное задание разрабатывается согласно </w:t>
      </w:r>
      <w:r w:rsidR="008B560B" w:rsidRPr="00333911">
        <w:rPr>
          <w:rFonts w:ascii="Times New Roman" w:hAnsi="Times New Roman" w:cs="Times New Roman"/>
          <w:sz w:val="28"/>
          <w:szCs w:val="28"/>
        </w:rPr>
        <w:t>представленному ниже</w:t>
      </w:r>
      <w:r w:rsidRPr="00333911">
        <w:rPr>
          <w:rFonts w:ascii="Times New Roman" w:hAnsi="Times New Roman" w:cs="Times New Roman"/>
          <w:sz w:val="28"/>
          <w:szCs w:val="28"/>
        </w:rPr>
        <w:t xml:space="preserve"> графику</w:t>
      </w:r>
      <w:r w:rsidR="008B560B" w:rsidRPr="00333911">
        <w:rPr>
          <w:rFonts w:ascii="Times New Roman" w:hAnsi="Times New Roman" w:cs="Times New Roman"/>
          <w:sz w:val="28"/>
          <w:szCs w:val="28"/>
        </w:rPr>
        <w:t>, определяющему сроки подготовки документации для каждого вида чемпионатов.</w:t>
      </w:r>
    </w:p>
    <w:p w:rsidR="00DE39D8" w:rsidRPr="009955F8" w:rsidRDefault="00DE39D8" w:rsidP="00DE39D8">
      <w:pPr>
        <w:jc w:val="both"/>
        <w:rPr>
          <w:rFonts w:ascii="Times New Roman" w:hAnsi="Times New Roman" w:cs="Times New Roman"/>
          <w:b/>
          <w:i/>
        </w:rPr>
      </w:pPr>
    </w:p>
    <w:tbl>
      <w:tblPr>
        <w:tblStyle w:val="af"/>
        <w:tblW w:w="10343" w:type="dxa"/>
        <w:tblInd w:w="-567" w:type="dxa"/>
        <w:tblBorders>
          <w:top w:val="single" w:sz="4" w:space="0" w:color="323E4F" w:themeColor="text2" w:themeShade="BF"/>
          <w:left w:val="single" w:sz="4" w:space="0" w:color="323E4F" w:themeColor="text2" w:themeShade="BF"/>
          <w:bottom w:val="single" w:sz="4" w:space="0" w:color="323E4F" w:themeColor="text2" w:themeShade="BF"/>
          <w:right w:val="single" w:sz="4" w:space="0" w:color="323E4F" w:themeColor="text2" w:themeShade="BF"/>
          <w:insideH w:val="single" w:sz="4" w:space="0" w:color="323E4F" w:themeColor="text2" w:themeShade="BF"/>
          <w:insideV w:val="single" w:sz="4" w:space="0" w:color="323E4F" w:themeColor="text2" w:themeShade="BF"/>
        </w:tblBorders>
        <w:tblLayout w:type="fixed"/>
        <w:tblLook w:val="01E0" w:firstRow="1" w:lastRow="1" w:firstColumn="1" w:lastColumn="1" w:noHBand="0" w:noVBand="0"/>
      </w:tblPr>
      <w:tblGrid>
        <w:gridCol w:w="1951"/>
        <w:gridCol w:w="2580"/>
        <w:gridCol w:w="2977"/>
        <w:gridCol w:w="2835"/>
      </w:tblGrid>
      <w:tr w:rsidR="00C06EBC" w:rsidRPr="009955F8" w:rsidTr="009C3FA5">
        <w:tc>
          <w:tcPr>
            <w:tcW w:w="1951" w:type="dxa"/>
            <w:shd w:val="clear" w:color="auto" w:fill="5B9BD5" w:themeFill="accent1"/>
          </w:tcPr>
          <w:p w:rsidR="008B560B" w:rsidRPr="00333911" w:rsidRDefault="008B560B" w:rsidP="00F96457">
            <w:pPr>
              <w:jc w:val="both"/>
              <w:rPr>
                <w:b/>
                <w:color w:val="FFFFFF" w:themeColor="background1"/>
                <w:sz w:val="28"/>
                <w:szCs w:val="28"/>
              </w:rPr>
            </w:pPr>
            <w:r w:rsidRPr="00333911">
              <w:rPr>
                <w:b/>
                <w:color w:val="FFFFFF" w:themeColor="background1"/>
                <w:sz w:val="28"/>
                <w:szCs w:val="28"/>
              </w:rPr>
              <w:t>Временные рамки</w:t>
            </w:r>
          </w:p>
        </w:tc>
        <w:tc>
          <w:tcPr>
            <w:tcW w:w="2580" w:type="dxa"/>
            <w:shd w:val="clear" w:color="auto" w:fill="5B9BD5" w:themeFill="accent1"/>
          </w:tcPr>
          <w:p w:rsidR="008B560B" w:rsidRPr="00333911" w:rsidRDefault="008B560B" w:rsidP="00F96457">
            <w:pPr>
              <w:jc w:val="both"/>
              <w:rPr>
                <w:b/>
                <w:sz w:val="28"/>
                <w:szCs w:val="28"/>
              </w:rPr>
            </w:pPr>
            <w:r w:rsidRPr="00333911">
              <w:rPr>
                <w:b/>
                <w:color w:val="FFFFFF" w:themeColor="background1"/>
                <w:sz w:val="28"/>
                <w:szCs w:val="28"/>
              </w:rPr>
              <w:t>Локальный чемпионат</w:t>
            </w:r>
          </w:p>
        </w:tc>
        <w:tc>
          <w:tcPr>
            <w:tcW w:w="2977" w:type="dxa"/>
            <w:shd w:val="clear" w:color="auto" w:fill="5B9BD5" w:themeFill="accent1"/>
          </w:tcPr>
          <w:p w:rsidR="008B560B" w:rsidRPr="00333911" w:rsidRDefault="008B560B" w:rsidP="00F96457">
            <w:pPr>
              <w:jc w:val="both"/>
              <w:rPr>
                <w:b/>
                <w:color w:val="FFFFFF" w:themeColor="background1"/>
                <w:sz w:val="28"/>
                <w:szCs w:val="28"/>
              </w:rPr>
            </w:pPr>
            <w:r w:rsidRPr="00333911">
              <w:rPr>
                <w:b/>
                <w:color w:val="FFFFFF" w:themeColor="background1"/>
                <w:sz w:val="28"/>
                <w:szCs w:val="28"/>
              </w:rPr>
              <w:t>Отборочный чемпионат</w:t>
            </w:r>
          </w:p>
        </w:tc>
        <w:tc>
          <w:tcPr>
            <w:tcW w:w="2835" w:type="dxa"/>
            <w:shd w:val="clear" w:color="auto" w:fill="5B9BD5" w:themeFill="accent1"/>
          </w:tcPr>
          <w:p w:rsidR="008B560B" w:rsidRPr="00333911" w:rsidRDefault="008B560B" w:rsidP="00F96457">
            <w:pPr>
              <w:jc w:val="both"/>
              <w:rPr>
                <w:b/>
                <w:color w:val="FFFFFF" w:themeColor="background1"/>
                <w:sz w:val="28"/>
                <w:szCs w:val="28"/>
              </w:rPr>
            </w:pPr>
            <w:r w:rsidRPr="00333911">
              <w:rPr>
                <w:b/>
                <w:color w:val="FFFFFF" w:themeColor="background1"/>
                <w:sz w:val="28"/>
                <w:szCs w:val="28"/>
              </w:rPr>
              <w:t>Национальный чемпионат</w:t>
            </w:r>
          </w:p>
        </w:tc>
      </w:tr>
      <w:tr w:rsidR="00C06EBC" w:rsidRPr="009955F8" w:rsidTr="009C3FA5">
        <w:tc>
          <w:tcPr>
            <w:tcW w:w="1951" w:type="dxa"/>
            <w:shd w:val="clear" w:color="auto" w:fill="5B9BD5" w:themeFill="accent1"/>
          </w:tcPr>
          <w:p w:rsidR="008B560B" w:rsidRPr="00333911" w:rsidRDefault="00B236AD" w:rsidP="00F96457">
            <w:pPr>
              <w:rPr>
                <w:b/>
                <w:color w:val="FFFFFF" w:themeColor="background1"/>
                <w:sz w:val="28"/>
                <w:szCs w:val="28"/>
              </w:rPr>
            </w:pPr>
            <w:r w:rsidRPr="00333911">
              <w:rPr>
                <w:b/>
                <w:color w:val="FFFFFF" w:themeColor="background1"/>
                <w:sz w:val="28"/>
                <w:szCs w:val="28"/>
              </w:rPr>
              <w:t>Шаблон Конкурсного задания</w:t>
            </w:r>
          </w:p>
        </w:tc>
        <w:tc>
          <w:tcPr>
            <w:tcW w:w="2580" w:type="dxa"/>
          </w:tcPr>
          <w:p w:rsidR="008B560B" w:rsidRPr="00333911" w:rsidRDefault="00B236AD" w:rsidP="00835BF6">
            <w:pPr>
              <w:jc w:val="both"/>
              <w:rPr>
                <w:sz w:val="28"/>
                <w:szCs w:val="28"/>
              </w:rPr>
            </w:pPr>
            <w:r w:rsidRPr="00333911">
              <w:rPr>
                <w:sz w:val="28"/>
                <w:szCs w:val="28"/>
              </w:rPr>
              <w:t>Берётся в исходном виде с форума экспертов</w:t>
            </w:r>
            <w:r w:rsidR="00835BF6" w:rsidRPr="00333911">
              <w:rPr>
                <w:sz w:val="28"/>
                <w:szCs w:val="28"/>
              </w:rPr>
              <w:t xml:space="preserve"> задание предыдущего Национального чемпионата</w:t>
            </w:r>
          </w:p>
        </w:tc>
        <w:tc>
          <w:tcPr>
            <w:tcW w:w="2977" w:type="dxa"/>
          </w:tcPr>
          <w:p w:rsidR="008B560B" w:rsidRPr="00333911" w:rsidRDefault="00835BF6" w:rsidP="00F96457">
            <w:pPr>
              <w:jc w:val="both"/>
              <w:rPr>
                <w:sz w:val="28"/>
                <w:szCs w:val="28"/>
              </w:rPr>
            </w:pPr>
            <w:r w:rsidRPr="00333911">
              <w:rPr>
                <w:sz w:val="28"/>
                <w:szCs w:val="28"/>
              </w:rPr>
              <w:t>Берётся в исходном виде с форума экспертов задание предыдущего Национального чемпионата</w:t>
            </w:r>
          </w:p>
        </w:tc>
        <w:tc>
          <w:tcPr>
            <w:tcW w:w="2835" w:type="dxa"/>
          </w:tcPr>
          <w:p w:rsidR="008B560B" w:rsidRPr="00333911" w:rsidRDefault="00B236AD" w:rsidP="00F96457">
            <w:pPr>
              <w:jc w:val="both"/>
              <w:rPr>
                <w:sz w:val="28"/>
                <w:szCs w:val="28"/>
              </w:rPr>
            </w:pPr>
            <w:r w:rsidRPr="00333911">
              <w:rPr>
                <w:sz w:val="28"/>
                <w:szCs w:val="28"/>
              </w:rPr>
              <w:t>Разрабатывается на основе предыдущего чемпионата с учётом всего опыта проведения соревнований по компетенции и отраслевых стандартов</w:t>
            </w:r>
            <w:r w:rsidR="00835BF6" w:rsidRPr="00333911">
              <w:rPr>
                <w:sz w:val="28"/>
                <w:szCs w:val="28"/>
              </w:rPr>
              <w:t xml:space="preserve"> за 6 месяцев до чемпионата</w:t>
            </w:r>
          </w:p>
        </w:tc>
      </w:tr>
      <w:tr w:rsidR="00C06EBC" w:rsidRPr="009955F8" w:rsidTr="009C3FA5">
        <w:tc>
          <w:tcPr>
            <w:tcW w:w="1951" w:type="dxa"/>
            <w:shd w:val="clear" w:color="auto" w:fill="5B9BD5" w:themeFill="accent1"/>
          </w:tcPr>
          <w:p w:rsidR="008B560B" w:rsidRPr="00333911" w:rsidRDefault="00B236AD" w:rsidP="00F96457">
            <w:pPr>
              <w:rPr>
                <w:b/>
                <w:color w:val="FFFFFF" w:themeColor="background1"/>
                <w:sz w:val="28"/>
                <w:szCs w:val="28"/>
              </w:rPr>
            </w:pPr>
            <w:r w:rsidRPr="00333911">
              <w:rPr>
                <w:b/>
                <w:color w:val="FFFFFF" w:themeColor="background1"/>
                <w:sz w:val="28"/>
                <w:szCs w:val="28"/>
              </w:rPr>
              <w:t>Утверждение Главного эксперта чемпионата</w:t>
            </w:r>
            <w:r w:rsidR="00C06EBC" w:rsidRPr="00333911">
              <w:rPr>
                <w:b/>
                <w:color w:val="FFFFFF" w:themeColor="background1"/>
                <w:sz w:val="28"/>
                <w:szCs w:val="28"/>
              </w:rPr>
              <w:t>, ответственного за разработку КЗ</w:t>
            </w:r>
          </w:p>
        </w:tc>
        <w:tc>
          <w:tcPr>
            <w:tcW w:w="2580" w:type="dxa"/>
          </w:tcPr>
          <w:p w:rsidR="008B560B" w:rsidRPr="00333911" w:rsidRDefault="00C06EBC" w:rsidP="00F96457">
            <w:pPr>
              <w:jc w:val="both"/>
              <w:rPr>
                <w:sz w:val="28"/>
                <w:szCs w:val="28"/>
              </w:rPr>
            </w:pPr>
            <w:r w:rsidRPr="00333911">
              <w:rPr>
                <w:sz w:val="28"/>
                <w:szCs w:val="28"/>
              </w:rPr>
              <w:t>За 2 месяца до чемпионата</w:t>
            </w:r>
          </w:p>
        </w:tc>
        <w:tc>
          <w:tcPr>
            <w:tcW w:w="2977" w:type="dxa"/>
          </w:tcPr>
          <w:p w:rsidR="008B560B" w:rsidRPr="00333911" w:rsidRDefault="00C06EBC" w:rsidP="00C06EBC">
            <w:pPr>
              <w:jc w:val="both"/>
              <w:rPr>
                <w:sz w:val="28"/>
                <w:szCs w:val="28"/>
              </w:rPr>
            </w:pPr>
            <w:r w:rsidRPr="00333911">
              <w:rPr>
                <w:sz w:val="28"/>
                <w:szCs w:val="28"/>
              </w:rPr>
              <w:t>За 3 месяца до чемпионата</w:t>
            </w:r>
          </w:p>
        </w:tc>
        <w:tc>
          <w:tcPr>
            <w:tcW w:w="2835" w:type="dxa"/>
          </w:tcPr>
          <w:p w:rsidR="008B560B" w:rsidRPr="00333911" w:rsidRDefault="00C06EBC" w:rsidP="00F96457">
            <w:pPr>
              <w:jc w:val="both"/>
              <w:rPr>
                <w:sz w:val="28"/>
                <w:szCs w:val="28"/>
              </w:rPr>
            </w:pPr>
            <w:r w:rsidRPr="00333911">
              <w:rPr>
                <w:sz w:val="28"/>
                <w:szCs w:val="28"/>
              </w:rPr>
              <w:t>За 4 месяца до чемпионата</w:t>
            </w:r>
          </w:p>
        </w:tc>
      </w:tr>
      <w:tr w:rsidR="00C06EBC" w:rsidRPr="009955F8" w:rsidTr="009C3FA5">
        <w:tblPrEx>
          <w:tblLook w:val="04A0" w:firstRow="1" w:lastRow="0" w:firstColumn="1" w:lastColumn="0" w:noHBand="0" w:noVBand="1"/>
        </w:tblPrEx>
        <w:tc>
          <w:tcPr>
            <w:tcW w:w="1951" w:type="dxa"/>
            <w:shd w:val="clear" w:color="auto" w:fill="5B9BD5" w:themeFill="accent1"/>
          </w:tcPr>
          <w:p w:rsidR="00C06EBC" w:rsidRPr="00333911" w:rsidRDefault="00C06EBC" w:rsidP="00C06EBC">
            <w:pPr>
              <w:rPr>
                <w:b/>
                <w:color w:val="FFFFFF" w:themeColor="background1"/>
                <w:sz w:val="28"/>
                <w:szCs w:val="28"/>
              </w:rPr>
            </w:pPr>
            <w:r w:rsidRPr="00333911">
              <w:rPr>
                <w:b/>
                <w:color w:val="FFFFFF" w:themeColor="background1"/>
                <w:sz w:val="28"/>
                <w:szCs w:val="28"/>
              </w:rPr>
              <w:t>Публикация КЗ (если применимо)</w:t>
            </w:r>
          </w:p>
        </w:tc>
        <w:tc>
          <w:tcPr>
            <w:tcW w:w="2580" w:type="dxa"/>
          </w:tcPr>
          <w:p w:rsidR="00C06EBC" w:rsidRPr="00333911" w:rsidRDefault="004D096E" w:rsidP="004D096E">
            <w:pPr>
              <w:jc w:val="both"/>
              <w:rPr>
                <w:sz w:val="28"/>
                <w:szCs w:val="28"/>
              </w:rPr>
            </w:pPr>
            <w:r w:rsidRPr="00333911">
              <w:rPr>
                <w:sz w:val="28"/>
                <w:szCs w:val="28"/>
              </w:rPr>
              <w:t>За 1</w:t>
            </w:r>
            <w:r w:rsidR="00C06EBC" w:rsidRPr="00333911">
              <w:rPr>
                <w:sz w:val="28"/>
                <w:szCs w:val="28"/>
              </w:rPr>
              <w:t xml:space="preserve"> месяц до чемпионата</w:t>
            </w:r>
          </w:p>
        </w:tc>
        <w:tc>
          <w:tcPr>
            <w:tcW w:w="2977" w:type="dxa"/>
          </w:tcPr>
          <w:p w:rsidR="00C06EBC" w:rsidRPr="00333911" w:rsidRDefault="004D096E" w:rsidP="004D096E">
            <w:pPr>
              <w:jc w:val="both"/>
              <w:rPr>
                <w:sz w:val="28"/>
                <w:szCs w:val="28"/>
              </w:rPr>
            </w:pPr>
            <w:r w:rsidRPr="00333911">
              <w:rPr>
                <w:sz w:val="28"/>
                <w:szCs w:val="28"/>
              </w:rPr>
              <w:t>За 1</w:t>
            </w:r>
            <w:r w:rsidR="00C06EBC" w:rsidRPr="00333911">
              <w:rPr>
                <w:sz w:val="28"/>
                <w:szCs w:val="28"/>
              </w:rPr>
              <w:t xml:space="preserve"> месяц до чемпионата</w:t>
            </w:r>
          </w:p>
        </w:tc>
        <w:tc>
          <w:tcPr>
            <w:tcW w:w="2835" w:type="dxa"/>
          </w:tcPr>
          <w:p w:rsidR="00C06EBC" w:rsidRPr="00333911" w:rsidRDefault="00C06EBC" w:rsidP="004D096E">
            <w:pPr>
              <w:jc w:val="both"/>
              <w:rPr>
                <w:sz w:val="28"/>
                <w:szCs w:val="28"/>
              </w:rPr>
            </w:pPr>
            <w:r w:rsidRPr="00333911">
              <w:rPr>
                <w:sz w:val="28"/>
                <w:szCs w:val="28"/>
              </w:rPr>
              <w:t xml:space="preserve">За </w:t>
            </w:r>
            <w:r w:rsidR="004D096E" w:rsidRPr="00333911">
              <w:rPr>
                <w:sz w:val="28"/>
                <w:szCs w:val="28"/>
              </w:rPr>
              <w:t>1</w:t>
            </w:r>
            <w:r w:rsidRPr="00333911">
              <w:rPr>
                <w:sz w:val="28"/>
                <w:szCs w:val="28"/>
              </w:rPr>
              <w:t xml:space="preserve"> месяц до чемпионата</w:t>
            </w:r>
          </w:p>
        </w:tc>
      </w:tr>
      <w:tr w:rsidR="00C06EBC" w:rsidRPr="009955F8" w:rsidTr="009C3FA5">
        <w:tblPrEx>
          <w:tblLook w:val="04A0" w:firstRow="1" w:lastRow="0" w:firstColumn="1" w:lastColumn="0" w:noHBand="0" w:noVBand="1"/>
        </w:tblPrEx>
        <w:tc>
          <w:tcPr>
            <w:tcW w:w="1951" w:type="dxa"/>
            <w:shd w:val="clear" w:color="auto" w:fill="5B9BD5" w:themeFill="accent1"/>
          </w:tcPr>
          <w:p w:rsidR="008B560B" w:rsidRPr="00333911" w:rsidRDefault="00C06EBC" w:rsidP="00C06EBC">
            <w:pPr>
              <w:rPr>
                <w:b/>
                <w:color w:val="FFFFFF" w:themeColor="background1"/>
                <w:sz w:val="28"/>
                <w:szCs w:val="28"/>
              </w:rPr>
            </w:pPr>
            <w:r w:rsidRPr="00333911">
              <w:rPr>
                <w:b/>
                <w:color w:val="FFFFFF" w:themeColor="background1"/>
                <w:sz w:val="28"/>
                <w:szCs w:val="28"/>
              </w:rPr>
              <w:t xml:space="preserve">Внесение и согласование </w:t>
            </w:r>
            <w:r w:rsidRPr="00333911">
              <w:rPr>
                <w:b/>
                <w:color w:val="FFFFFF" w:themeColor="background1"/>
                <w:sz w:val="28"/>
                <w:szCs w:val="28"/>
              </w:rPr>
              <w:lastRenderedPageBreak/>
              <w:t>с Менеджером компетенции 30% изменений в КЗ</w:t>
            </w:r>
          </w:p>
        </w:tc>
        <w:tc>
          <w:tcPr>
            <w:tcW w:w="2580" w:type="dxa"/>
          </w:tcPr>
          <w:p w:rsidR="008B560B" w:rsidRPr="00333911" w:rsidRDefault="00C06EBC" w:rsidP="00F96457">
            <w:pPr>
              <w:jc w:val="both"/>
              <w:rPr>
                <w:sz w:val="28"/>
                <w:szCs w:val="28"/>
              </w:rPr>
            </w:pPr>
            <w:r w:rsidRPr="00333911">
              <w:rPr>
                <w:sz w:val="28"/>
                <w:szCs w:val="28"/>
              </w:rPr>
              <w:lastRenderedPageBreak/>
              <w:t>В день С-2</w:t>
            </w:r>
          </w:p>
        </w:tc>
        <w:tc>
          <w:tcPr>
            <w:tcW w:w="2977" w:type="dxa"/>
          </w:tcPr>
          <w:p w:rsidR="008B560B" w:rsidRPr="00333911" w:rsidRDefault="00C06EBC" w:rsidP="00F96457">
            <w:pPr>
              <w:jc w:val="both"/>
              <w:rPr>
                <w:sz w:val="28"/>
                <w:szCs w:val="28"/>
              </w:rPr>
            </w:pPr>
            <w:r w:rsidRPr="00333911">
              <w:rPr>
                <w:sz w:val="28"/>
                <w:szCs w:val="28"/>
              </w:rPr>
              <w:t>В день С-2</w:t>
            </w:r>
          </w:p>
        </w:tc>
        <w:tc>
          <w:tcPr>
            <w:tcW w:w="2835" w:type="dxa"/>
          </w:tcPr>
          <w:p w:rsidR="008B560B" w:rsidRPr="00333911" w:rsidRDefault="00C06EBC" w:rsidP="00F96457">
            <w:pPr>
              <w:jc w:val="both"/>
              <w:rPr>
                <w:sz w:val="28"/>
                <w:szCs w:val="28"/>
              </w:rPr>
            </w:pPr>
            <w:r w:rsidRPr="00333911">
              <w:rPr>
                <w:sz w:val="28"/>
                <w:szCs w:val="28"/>
              </w:rPr>
              <w:t>В день С-2</w:t>
            </w:r>
          </w:p>
        </w:tc>
      </w:tr>
      <w:tr w:rsidR="00C06EBC" w:rsidRPr="009955F8" w:rsidTr="009C3FA5">
        <w:tblPrEx>
          <w:tblLook w:val="04A0" w:firstRow="1" w:lastRow="0" w:firstColumn="1" w:lastColumn="0" w:noHBand="0" w:noVBand="1"/>
        </w:tblPrEx>
        <w:tc>
          <w:tcPr>
            <w:tcW w:w="1951" w:type="dxa"/>
            <w:shd w:val="clear" w:color="auto" w:fill="5B9BD5" w:themeFill="accent1"/>
          </w:tcPr>
          <w:p w:rsidR="008B560B" w:rsidRPr="00333911" w:rsidRDefault="00C06EBC" w:rsidP="00C06EBC">
            <w:pPr>
              <w:rPr>
                <w:b/>
                <w:color w:val="FFFFFF" w:themeColor="background1"/>
                <w:sz w:val="28"/>
                <w:szCs w:val="28"/>
              </w:rPr>
            </w:pPr>
            <w:r w:rsidRPr="00333911">
              <w:rPr>
                <w:b/>
                <w:color w:val="FFFFFF" w:themeColor="background1"/>
                <w:sz w:val="28"/>
                <w:szCs w:val="28"/>
              </w:rPr>
              <w:t>Внесение предложений  на Форум экспертов о модернизации КЗ, КО, ИЛ, ТО, ПЗ, ОТ</w:t>
            </w:r>
          </w:p>
        </w:tc>
        <w:tc>
          <w:tcPr>
            <w:tcW w:w="2580" w:type="dxa"/>
          </w:tcPr>
          <w:p w:rsidR="008B560B" w:rsidRPr="00333911" w:rsidRDefault="004D096E" w:rsidP="004D096E">
            <w:pPr>
              <w:jc w:val="both"/>
              <w:rPr>
                <w:sz w:val="28"/>
                <w:szCs w:val="28"/>
              </w:rPr>
            </w:pPr>
            <w:r w:rsidRPr="00333911">
              <w:rPr>
                <w:sz w:val="28"/>
                <w:szCs w:val="28"/>
              </w:rPr>
              <w:t>В день С+1</w:t>
            </w:r>
          </w:p>
        </w:tc>
        <w:tc>
          <w:tcPr>
            <w:tcW w:w="2977" w:type="dxa"/>
          </w:tcPr>
          <w:p w:rsidR="008B560B" w:rsidRPr="00333911" w:rsidRDefault="004D096E" w:rsidP="004D096E">
            <w:pPr>
              <w:jc w:val="both"/>
              <w:rPr>
                <w:sz w:val="28"/>
                <w:szCs w:val="28"/>
              </w:rPr>
            </w:pPr>
            <w:r w:rsidRPr="00333911">
              <w:rPr>
                <w:sz w:val="28"/>
                <w:szCs w:val="28"/>
              </w:rPr>
              <w:t>В день С+1</w:t>
            </w:r>
          </w:p>
        </w:tc>
        <w:tc>
          <w:tcPr>
            <w:tcW w:w="2835" w:type="dxa"/>
          </w:tcPr>
          <w:p w:rsidR="008B560B" w:rsidRPr="00333911" w:rsidRDefault="004D096E" w:rsidP="004D096E">
            <w:pPr>
              <w:jc w:val="both"/>
              <w:rPr>
                <w:sz w:val="28"/>
                <w:szCs w:val="28"/>
              </w:rPr>
            </w:pPr>
            <w:r w:rsidRPr="00333911">
              <w:rPr>
                <w:sz w:val="28"/>
                <w:szCs w:val="28"/>
              </w:rPr>
              <w:t>В день С+1</w:t>
            </w:r>
          </w:p>
        </w:tc>
      </w:tr>
    </w:tbl>
    <w:p w:rsidR="00DE39D8" w:rsidRPr="009955F8" w:rsidRDefault="00DE39D8" w:rsidP="00DE39D8">
      <w:pPr>
        <w:jc w:val="both"/>
        <w:rPr>
          <w:rFonts w:ascii="Times New Roman" w:hAnsi="Times New Roman" w:cs="Times New Roman"/>
        </w:rPr>
      </w:pPr>
    </w:p>
    <w:p w:rsidR="00DE39D8" w:rsidRPr="00333911" w:rsidRDefault="00AA2B8A" w:rsidP="00333911">
      <w:pPr>
        <w:pStyle w:val="-2"/>
        <w:spacing w:before="0" w:after="0"/>
        <w:ind w:firstLine="709"/>
        <w:rPr>
          <w:rFonts w:ascii="Times New Roman" w:hAnsi="Times New Roman"/>
          <w:szCs w:val="28"/>
        </w:rPr>
      </w:pPr>
      <w:bookmarkStart w:id="29" w:name="_Toc489607701"/>
      <w:r>
        <w:rPr>
          <w:rFonts w:ascii="Times New Roman" w:hAnsi="Times New Roman"/>
          <w:szCs w:val="28"/>
        </w:rPr>
        <w:t xml:space="preserve">5.5 </w:t>
      </w:r>
      <w:r w:rsidR="00333911" w:rsidRPr="00333911">
        <w:rPr>
          <w:rFonts w:ascii="Times New Roman" w:hAnsi="Times New Roman"/>
          <w:szCs w:val="28"/>
        </w:rPr>
        <w:t>УТВЕРЖДЕНИЕ КОНКУРСНОГО ЗАДАНИЯ</w:t>
      </w:r>
      <w:bookmarkEnd w:id="29"/>
    </w:p>
    <w:p w:rsidR="00DE39D8" w:rsidRPr="00333911" w:rsidRDefault="00835BF6" w:rsidP="00333911">
      <w:pPr>
        <w:spacing w:after="0" w:line="360" w:lineRule="auto"/>
        <w:ind w:firstLine="709"/>
        <w:jc w:val="both"/>
        <w:rPr>
          <w:rFonts w:ascii="Times New Roman" w:hAnsi="Times New Roman" w:cs="Times New Roman"/>
          <w:sz w:val="28"/>
          <w:szCs w:val="28"/>
        </w:rPr>
      </w:pPr>
      <w:r w:rsidRPr="00333911">
        <w:rPr>
          <w:rFonts w:ascii="Times New Roman" w:hAnsi="Times New Roman" w:cs="Times New Roman"/>
          <w:sz w:val="28"/>
          <w:szCs w:val="28"/>
        </w:rPr>
        <w:t xml:space="preserve">Главный эксперт и Менеджер компетенции </w:t>
      </w:r>
      <w:r w:rsidR="00DE39D8" w:rsidRPr="00333911">
        <w:rPr>
          <w:rFonts w:ascii="Times New Roman" w:hAnsi="Times New Roman" w:cs="Times New Roman"/>
          <w:sz w:val="28"/>
          <w:szCs w:val="28"/>
        </w:rPr>
        <w:t>принимают решение о выполнимости всех модулей</w:t>
      </w:r>
      <w:r w:rsidR="004E7905" w:rsidRPr="00333911">
        <w:rPr>
          <w:rFonts w:ascii="Times New Roman" w:hAnsi="Times New Roman" w:cs="Times New Roman"/>
          <w:sz w:val="28"/>
          <w:szCs w:val="28"/>
        </w:rPr>
        <w:t xml:space="preserve"> и при необходимости должны доказать реальность его выполнения</w:t>
      </w:r>
      <w:r w:rsidR="00DE39D8" w:rsidRPr="00333911">
        <w:rPr>
          <w:rFonts w:ascii="Times New Roman" w:hAnsi="Times New Roman" w:cs="Times New Roman"/>
          <w:sz w:val="28"/>
          <w:szCs w:val="28"/>
        </w:rPr>
        <w:t xml:space="preserve">. Во </w:t>
      </w:r>
      <w:r w:rsidRPr="00333911">
        <w:rPr>
          <w:rFonts w:ascii="Times New Roman" w:hAnsi="Times New Roman" w:cs="Times New Roman"/>
          <w:sz w:val="28"/>
          <w:szCs w:val="28"/>
        </w:rPr>
        <w:t xml:space="preserve">внимание принимаются время </w:t>
      </w:r>
      <w:r w:rsidR="00DE39D8" w:rsidRPr="00333911">
        <w:rPr>
          <w:rFonts w:ascii="Times New Roman" w:hAnsi="Times New Roman" w:cs="Times New Roman"/>
          <w:sz w:val="28"/>
          <w:szCs w:val="28"/>
        </w:rPr>
        <w:t>и материалы.</w:t>
      </w:r>
    </w:p>
    <w:p w:rsidR="004E7905" w:rsidRPr="00333911" w:rsidRDefault="004E7905" w:rsidP="00333911">
      <w:pPr>
        <w:spacing w:after="0" w:line="360" w:lineRule="auto"/>
        <w:ind w:firstLine="709"/>
        <w:jc w:val="both"/>
        <w:rPr>
          <w:rFonts w:ascii="Times New Roman" w:hAnsi="Times New Roman" w:cs="Times New Roman"/>
          <w:sz w:val="28"/>
          <w:szCs w:val="28"/>
        </w:rPr>
      </w:pPr>
      <w:r w:rsidRPr="00333911">
        <w:rPr>
          <w:rFonts w:ascii="Times New Roman" w:hAnsi="Times New Roman" w:cs="Times New Roman"/>
          <w:sz w:val="28"/>
          <w:szCs w:val="28"/>
        </w:rPr>
        <w:t>Конкурсное задание может быть утверждено в любой удобной для Менеджера компетенции форме.</w:t>
      </w:r>
    </w:p>
    <w:p w:rsidR="00DE39D8" w:rsidRPr="00333911" w:rsidRDefault="00333911" w:rsidP="00333911">
      <w:pPr>
        <w:pStyle w:val="-2"/>
        <w:spacing w:before="0" w:after="0"/>
        <w:ind w:firstLine="709"/>
        <w:rPr>
          <w:rFonts w:ascii="Times New Roman" w:hAnsi="Times New Roman"/>
          <w:szCs w:val="28"/>
        </w:rPr>
      </w:pPr>
      <w:bookmarkStart w:id="30" w:name="_Toc489607702"/>
      <w:r w:rsidRPr="00333911">
        <w:rPr>
          <w:rFonts w:ascii="Times New Roman" w:hAnsi="Times New Roman"/>
          <w:szCs w:val="28"/>
        </w:rPr>
        <w:t>5.</w:t>
      </w:r>
      <w:r w:rsidR="0029547E">
        <w:rPr>
          <w:rFonts w:ascii="Times New Roman" w:hAnsi="Times New Roman"/>
          <w:szCs w:val="28"/>
        </w:rPr>
        <w:t>6</w:t>
      </w:r>
      <w:r w:rsidR="00AA2B8A">
        <w:rPr>
          <w:rFonts w:ascii="Times New Roman" w:hAnsi="Times New Roman"/>
          <w:szCs w:val="28"/>
        </w:rPr>
        <w:t xml:space="preserve">. </w:t>
      </w:r>
      <w:r w:rsidRPr="00333911">
        <w:rPr>
          <w:rFonts w:ascii="Times New Roman" w:hAnsi="Times New Roman"/>
          <w:szCs w:val="28"/>
        </w:rPr>
        <w:t xml:space="preserve">СВОЙСТВА МАТЕРИАЛА </w:t>
      </w:r>
      <w:r>
        <w:rPr>
          <w:rFonts w:ascii="Times New Roman" w:hAnsi="Times New Roman"/>
          <w:szCs w:val="28"/>
        </w:rPr>
        <w:t>И</w:t>
      </w:r>
      <w:r w:rsidRPr="00333911">
        <w:rPr>
          <w:rFonts w:ascii="Times New Roman" w:hAnsi="Times New Roman"/>
          <w:szCs w:val="28"/>
        </w:rPr>
        <w:t xml:space="preserve"> ИНСТРУКЦИИ ПРОИЗВОДИТЕЛЯ</w:t>
      </w:r>
      <w:bookmarkEnd w:id="30"/>
    </w:p>
    <w:p w:rsidR="00DE39D8" w:rsidRPr="00333911" w:rsidRDefault="00DE39D8" w:rsidP="00333911">
      <w:pPr>
        <w:spacing w:after="0" w:line="360" w:lineRule="auto"/>
        <w:ind w:firstLine="709"/>
        <w:jc w:val="both"/>
        <w:rPr>
          <w:rFonts w:ascii="Times New Roman" w:hAnsi="Times New Roman" w:cs="Times New Roman"/>
          <w:sz w:val="28"/>
          <w:szCs w:val="28"/>
        </w:rPr>
      </w:pPr>
      <w:r w:rsidRPr="00333911">
        <w:rPr>
          <w:rFonts w:ascii="Times New Roman" w:hAnsi="Times New Roman" w:cs="Times New Roman"/>
          <w:sz w:val="28"/>
          <w:szCs w:val="28"/>
        </w:rPr>
        <w:t xml:space="preserve">Если для выполнения задания участнику конкурса необходимо ознакомиться с инструкциями по применению какого-либо материала или с инструкциями производителя, он получает их </w:t>
      </w:r>
      <w:r w:rsidR="005560AC" w:rsidRPr="00333911">
        <w:rPr>
          <w:rFonts w:ascii="Times New Roman" w:hAnsi="Times New Roman" w:cs="Times New Roman"/>
          <w:sz w:val="28"/>
          <w:szCs w:val="28"/>
        </w:rPr>
        <w:t>заранее по решению Менеджера компетенции и Главного эксперта</w:t>
      </w:r>
      <w:r w:rsidRPr="00333911">
        <w:rPr>
          <w:rFonts w:ascii="Times New Roman" w:hAnsi="Times New Roman" w:cs="Times New Roman"/>
          <w:sz w:val="28"/>
          <w:szCs w:val="28"/>
        </w:rPr>
        <w:t>. При необходимости, во время ознакомления Технический эксперт организует демонстрацию на месте.</w:t>
      </w:r>
    </w:p>
    <w:p w:rsidR="00DE39D8" w:rsidRPr="00333911" w:rsidRDefault="00DE39D8" w:rsidP="00333911">
      <w:pPr>
        <w:spacing w:after="0" w:line="360" w:lineRule="auto"/>
        <w:ind w:firstLine="709"/>
        <w:jc w:val="both"/>
        <w:rPr>
          <w:rFonts w:ascii="Times New Roman" w:hAnsi="Times New Roman" w:cs="Times New Roman"/>
          <w:b/>
          <w:sz w:val="28"/>
          <w:szCs w:val="28"/>
        </w:rPr>
      </w:pPr>
      <w:r w:rsidRPr="00333911">
        <w:rPr>
          <w:rFonts w:ascii="Times New Roman" w:hAnsi="Times New Roman" w:cs="Times New Roman"/>
          <w:sz w:val="28"/>
          <w:szCs w:val="28"/>
        </w:rPr>
        <w:t xml:space="preserve">Материалы, выбираемые для модулей, которые предстоит построить участникам чемпионата (кроме тех случаев, когда материалы приносит с собой сам участник), должны принадлежать к тому типу материалов, который имеется у ряда производителей, и который имеется в свободной продаже </w:t>
      </w:r>
      <w:r w:rsidR="005560AC" w:rsidRPr="00333911">
        <w:rPr>
          <w:rFonts w:ascii="Times New Roman" w:hAnsi="Times New Roman" w:cs="Times New Roman"/>
          <w:sz w:val="28"/>
          <w:szCs w:val="28"/>
        </w:rPr>
        <w:t>в регионе проведения чемпионата</w:t>
      </w:r>
      <w:r w:rsidRPr="00333911">
        <w:rPr>
          <w:rFonts w:ascii="Times New Roman" w:hAnsi="Times New Roman" w:cs="Times New Roman"/>
          <w:sz w:val="28"/>
          <w:szCs w:val="28"/>
        </w:rPr>
        <w:t>.</w:t>
      </w:r>
    </w:p>
    <w:p w:rsidR="00DE39D8" w:rsidRPr="00333911" w:rsidRDefault="00DE39D8" w:rsidP="00333911">
      <w:pPr>
        <w:spacing w:after="0" w:line="360" w:lineRule="auto"/>
        <w:ind w:firstLine="709"/>
        <w:jc w:val="both"/>
        <w:rPr>
          <w:rFonts w:ascii="Times New Roman" w:hAnsi="Times New Roman" w:cs="Times New Roman"/>
          <w:sz w:val="28"/>
          <w:szCs w:val="28"/>
        </w:rPr>
      </w:pPr>
    </w:p>
    <w:p w:rsidR="00DE39D8" w:rsidRPr="00333911" w:rsidRDefault="00DE39D8" w:rsidP="00333911">
      <w:pPr>
        <w:spacing w:after="0" w:line="360" w:lineRule="auto"/>
        <w:ind w:firstLine="709"/>
        <w:jc w:val="both"/>
        <w:rPr>
          <w:rFonts w:ascii="Times New Roman" w:hAnsi="Times New Roman" w:cs="Times New Roman"/>
          <w:sz w:val="28"/>
          <w:szCs w:val="28"/>
        </w:rPr>
      </w:pPr>
    </w:p>
    <w:p w:rsidR="00DE39D8" w:rsidRPr="009955F8" w:rsidRDefault="00DE39D8" w:rsidP="00DE39D8">
      <w:pPr>
        <w:pStyle w:val="-1"/>
        <w:rPr>
          <w:rFonts w:ascii="Times New Roman" w:hAnsi="Times New Roman"/>
          <w:sz w:val="34"/>
          <w:szCs w:val="34"/>
        </w:rPr>
      </w:pPr>
      <w:bookmarkStart w:id="31" w:name="_Toc489607703"/>
      <w:r w:rsidRPr="009955F8">
        <w:rPr>
          <w:rFonts w:ascii="Times New Roman" w:hAnsi="Times New Roman"/>
          <w:sz w:val="34"/>
          <w:szCs w:val="34"/>
        </w:rPr>
        <w:t>6. УПРАВЛЕНИЕ КОМПЕТЕНЦИЕЙ И ОБЩЕНИЕ</w:t>
      </w:r>
      <w:bookmarkEnd w:id="31"/>
    </w:p>
    <w:p w:rsidR="00DE39D8" w:rsidRPr="00333911" w:rsidRDefault="00AA2B8A" w:rsidP="00333911">
      <w:pPr>
        <w:pStyle w:val="-2"/>
        <w:spacing w:before="0" w:after="0"/>
        <w:ind w:firstLine="709"/>
        <w:rPr>
          <w:rFonts w:ascii="Times New Roman" w:hAnsi="Times New Roman"/>
          <w:szCs w:val="28"/>
        </w:rPr>
      </w:pPr>
      <w:bookmarkStart w:id="32" w:name="_Toc489607704"/>
      <w:r>
        <w:rPr>
          <w:rFonts w:ascii="Times New Roman" w:hAnsi="Times New Roman"/>
          <w:szCs w:val="28"/>
        </w:rPr>
        <w:t xml:space="preserve">6.1 </w:t>
      </w:r>
      <w:r w:rsidR="00333911" w:rsidRPr="00333911">
        <w:rPr>
          <w:rFonts w:ascii="Times New Roman" w:hAnsi="Times New Roman"/>
          <w:szCs w:val="28"/>
        </w:rPr>
        <w:t>ДИСКУССИОННЫЙ ФОРУМ</w:t>
      </w:r>
      <w:bookmarkEnd w:id="32"/>
    </w:p>
    <w:p w:rsidR="00DE39D8" w:rsidRPr="00333911" w:rsidRDefault="00DE39D8" w:rsidP="00333911">
      <w:pPr>
        <w:spacing w:after="0" w:line="360" w:lineRule="auto"/>
        <w:ind w:firstLine="709"/>
        <w:jc w:val="both"/>
        <w:rPr>
          <w:rFonts w:ascii="Times New Roman" w:hAnsi="Times New Roman" w:cs="Times New Roman"/>
          <w:sz w:val="28"/>
          <w:szCs w:val="28"/>
        </w:rPr>
      </w:pPr>
      <w:r w:rsidRPr="00333911">
        <w:rPr>
          <w:rFonts w:ascii="Times New Roman" w:hAnsi="Times New Roman" w:cs="Times New Roman"/>
          <w:sz w:val="28"/>
          <w:szCs w:val="28"/>
        </w:rPr>
        <w:t>Все предконкурсные обсужд</w:t>
      </w:r>
      <w:r w:rsidR="0056194A">
        <w:rPr>
          <w:rFonts w:ascii="Times New Roman" w:hAnsi="Times New Roman" w:cs="Times New Roman"/>
          <w:sz w:val="28"/>
          <w:szCs w:val="28"/>
        </w:rPr>
        <w:t xml:space="preserve">ения проходят на особом форуме </w:t>
      </w:r>
      <w:r w:rsidRPr="00333911">
        <w:rPr>
          <w:rFonts w:ascii="Times New Roman" w:hAnsi="Times New Roman" w:cs="Times New Roman"/>
          <w:sz w:val="28"/>
          <w:szCs w:val="28"/>
        </w:rPr>
        <w:t>(</w:t>
      </w:r>
      <w:hyperlink r:id="rId14" w:history="1">
        <w:r w:rsidRPr="00333911">
          <w:rPr>
            <w:rStyle w:val="ae"/>
            <w:rFonts w:ascii="Times New Roman" w:hAnsi="Times New Roman" w:cs="Times New Roman"/>
            <w:sz w:val="28"/>
            <w:szCs w:val="28"/>
          </w:rPr>
          <w:t>http://forum.worldskills.</w:t>
        </w:r>
        <w:r w:rsidRPr="00333911">
          <w:rPr>
            <w:rStyle w:val="ae"/>
            <w:rFonts w:ascii="Times New Roman" w:hAnsi="Times New Roman" w:cs="Times New Roman"/>
            <w:sz w:val="28"/>
            <w:szCs w:val="28"/>
            <w:lang w:val="en-US"/>
          </w:rPr>
          <w:t>ru</w:t>
        </w:r>
      </w:hyperlink>
      <w:r w:rsidR="005560AC" w:rsidRPr="00333911">
        <w:rPr>
          <w:rFonts w:ascii="Times New Roman" w:hAnsi="Times New Roman" w:cs="Times New Roman"/>
          <w:sz w:val="28"/>
          <w:szCs w:val="28"/>
        </w:rPr>
        <w:t>).</w:t>
      </w:r>
      <w:r w:rsidRPr="00333911">
        <w:rPr>
          <w:rFonts w:ascii="Times New Roman" w:hAnsi="Times New Roman" w:cs="Times New Roman"/>
          <w:sz w:val="28"/>
          <w:szCs w:val="28"/>
        </w:rPr>
        <w:t xml:space="preserve"> </w:t>
      </w:r>
      <w:r w:rsidR="00220E70" w:rsidRPr="00333911">
        <w:rPr>
          <w:rFonts w:ascii="Times New Roman" w:hAnsi="Times New Roman" w:cs="Times New Roman"/>
          <w:sz w:val="28"/>
          <w:szCs w:val="28"/>
        </w:rPr>
        <w:t>Р</w:t>
      </w:r>
      <w:r w:rsidR="005560AC" w:rsidRPr="00333911">
        <w:rPr>
          <w:rFonts w:ascii="Times New Roman" w:hAnsi="Times New Roman" w:cs="Times New Roman"/>
          <w:sz w:val="28"/>
          <w:szCs w:val="28"/>
        </w:rPr>
        <w:t>ешения по развитию компетенции должны</w:t>
      </w:r>
      <w:r w:rsidRPr="00333911">
        <w:rPr>
          <w:rFonts w:ascii="Times New Roman" w:hAnsi="Times New Roman" w:cs="Times New Roman"/>
          <w:sz w:val="28"/>
          <w:szCs w:val="28"/>
        </w:rPr>
        <w:t xml:space="preserve"> принима</w:t>
      </w:r>
      <w:r w:rsidR="005560AC" w:rsidRPr="00333911">
        <w:rPr>
          <w:rFonts w:ascii="Times New Roman" w:hAnsi="Times New Roman" w:cs="Times New Roman"/>
          <w:sz w:val="28"/>
          <w:szCs w:val="28"/>
        </w:rPr>
        <w:t>ться</w:t>
      </w:r>
      <w:r w:rsidRPr="00333911">
        <w:rPr>
          <w:rFonts w:ascii="Times New Roman" w:hAnsi="Times New Roman" w:cs="Times New Roman"/>
          <w:sz w:val="28"/>
          <w:szCs w:val="28"/>
        </w:rPr>
        <w:t xml:space="preserve"> только после предвар</w:t>
      </w:r>
      <w:r w:rsidR="00727F97">
        <w:rPr>
          <w:rFonts w:ascii="Times New Roman" w:hAnsi="Times New Roman" w:cs="Times New Roman"/>
          <w:sz w:val="28"/>
          <w:szCs w:val="28"/>
        </w:rPr>
        <w:t xml:space="preserve">ительного обсуждения на форуме. </w:t>
      </w:r>
      <w:r w:rsidR="0056194A">
        <w:rPr>
          <w:rFonts w:ascii="Times New Roman" w:hAnsi="Times New Roman" w:cs="Times New Roman"/>
          <w:sz w:val="28"/>
          <w:szCs w:val="28"/>
        </w:rPr>
        <w:t xml:space="preserve">Также на форуме должно происходить информирование о всех важных событиях в рамке компетенции. </w:t>
      </w:r>
      <w:r w:rsidR="00727F97" w:rsidRPr="00727F97">
        <w:rPr>
          <w:rFonts w:ascii="Times New Roman" w:hAnsi="Times New Roman" w:cs="Times New Roman"/>
          <w:sz w:val="28"/>
          <w:szCs w:val="28"/>
        </w:rPr>
        <w:t>Модератором данного форума являются Международный эксперт и (или) Менеджер компетенции (или Эксперт, назначенный ими).</w:t>
      </w:r>
    </w:p>
    <w:p w:rsidR="00DE39D8" w:rsidRPr="00333911" w:rsidRDefault="00AA2B8A" w:rsidP="00333911">
      <w:pPr>
        <w:pStyle w:val="-2"/>
        <w:spacing w:before="0" w:after="0"/>
        <w:ind w:firstLine="709"/>
        <w:rPr>
          <w:rFonts w:ascii="Times New Roman" w:hAnsi="Times New Roman"/>
          <w:szCs w:val="28"/>
        </w:rPr>
      </w:pPr>
      <w:bookmarkStart w:id="33" w:name="_Toc489607705"/>
      <w:r>
        <w:rPr>
          <w:rFonts w:ascii="Times New Roman" w:hAnsi="Times New Roman"/>
          <w:szCs w:val="28"/>
        </w:rPr>
        <w:t xml:space="preserve">6.2. </w:t>
      </w:r>
      <w:r w:rsidR="00333911" w:rsidRPr="00333911">
        <w:rPr>
          <w:rFonts w:ascii="Times New Roman" w:hAnsi="Times New Roman"/>
          <w:szCs w:val="28"/>
        </w:rPr>
        <w:t>ИНФОРМАЦИЯ ДЛЯ УЧАСТНИКОВ ЧЕМПИОНАТА</w:t>
      </w:r>
      <w:bookmarkEnd w:id="33"/>
    </w:p>
    <w:p w:rsidR="00DE39D8" w:rsidRPr="0056194A" w:rsidRDefault="00DE39D8" w:rsidP="0056194A">
      <w:pPr>
        <w:spacing w:after="0" w:line="360" w:lineRule="auto"/>
        <w:ind w:firstLine="709"/>
        <w:jc w:val="both"/>
        <w:rPr>
          <w:rFonts w:ascii="Times New Roman" w:hAnsi="Times New Roman" w:cs="Times New Roman"/>
          <w:sz w:val="28"/>
          <w:szCs w:val="28"/>
        </w:rPr>
      </w:pPr>
      <w:r w:rsidRPr="00333911">
        <w:rPr>
          <w:rFonts w:ascii="Times New Roman" w:hAnsi="Times New Roman" w:cs="Times New Roman"/>
          <w:sz w:val="28"/>
          <w:szCs w:val="28"/>
        </w:rPr>
        <w:t xml:space="preserve">Информация для конкурсантов публикуется </w:t>
      </w:r>
      <w:r w:rsidR="00220E70" w:rsidRPr="00333911">
        <w:rPr>
          <w:rFonts w:ascii="Times New Roman" w:hAnsi="Times New Roman" w:cs="Times New Roman"/>
          <w:sz w:val="28"/>
          <w:szCs w:val="28"/>
        </w:rPr>
        <w:t>в соответствии с регламентом</w:t>
      </w:r>
      <w:r w:rsidRPr="00333911">
        <w:rPr>
          <w:rFonts w:ascii="Times New Roman" w:hAnsi="Times New Roman" w:cs="Times New Roman"/>
          <w:sz w:val="28"/>
          <w:szCs w:val="28"/>
        </w:rPr>
        <w:t xml:space="preserve"> проводимого чемпионата.</w:t>
      </w:r>
      <w:r w:rsidR="0056194A">
        <w:rPr>
          <w:rFonts w:ascii="Times New Roman" w:hAnsi="Times New Roman" w:cs="Times New Roman"/>
          <w:sz w:val="28"/>
          <w:szCs w:val="28"/>
        </w:rPr>
        <w:t xml:space="preserve"> </w:t>
      </w:r>
      <w:r w:rsidRPr="0056194A">
        <w:rPr>
          <w:rFonts w:ascii="Times New Roman" w:hAnsi="Times New Roman"/>
          <w:sz w:val="28"/>
          <w:szCs w:val="28"/>
        </w:rPr>
        <w:t xml:space="preserve">Информация </w:t>
      </w:r>
      <w:r w:rsidR="00220E70" w:rsidRPr="0056194A">
        <w:rPr>
          <w:rFonts w:ascii="Times New Roman" w:hAnsi="Times New Roman"/>
          <w:sz w:val="28"/>
          <w:szCs w:val="28"/>
        </w:rPr>
        <w:t xml:space="preserve">может </w:t>
      </w:r>
      <w:r w:rsidRPr="0056194A">
        <w:rPr>
          <w:rFonts w:ascii="Times New Roman" w:hAnsi="Times New Roman"/>
          <w:sz w:val="28"/>
          <w:szCs w:val="28"/>
        </w:rPr>
        <w:t>включа</w:t>
      </w:r>
      <w:r w:rsidR="00220E70" w:rsidRPr="0056194A">
        <w:rPr>
          <w:rFonts w:ascii="Times New Roman" w:hAnsi="Times New Roman"/>
          <w:sz w:val="28"/>
          <w:szCs w:val="28"/>
        </w:rPr>
        <w:t>ть</w:t>
      </w:r>
      <w:r w:rsidRPr="0056194A">
        <w:rPr>
          <w:rFonts w:ascii="Times New Roman" w:hAnsi="Times New Roman"/>
          <w:sz w:val="28"/>
          <w:szCs w:val="28"/>
        </w:rPr>
        <w:t>:</w:t>
      </w:r>
    </w:p>
    <w:p w:rsidR="00DE39D8" w:rsidRPr="00333911" w:rsidRDefault="00DE39D8" w:rsidP="00C27EE6">
      <w:pPr>
        <w:pStyle w:val="aff1"/>
        <w:numPr>
          <w:ilvl w:val="0"/>
          <w:numId w:val="11"/>
        </w:numPr>
        <w:spacing w:after="0" w:line="360" w:lineRule="auto"/>
        <w:jc w:val="both"/>
        <w:rPr>
          <w:rFonts w:ascii="Times New Roman" w:hAnsi="Times New Roman"/>
          <w:sz w:val="28"/>
          <w:szCs w:val="28"/>
        </w:rPr>
      </w:pPr>
      <w:r w:rsidRPr="00333911">
        <w:rPr>
          <w:rFonts w:ascii="Times New Roman" w:hAnsi="Times New Roman"/>
          <w:sz w:val="28"/>
          <w:szCs w:val="28"/>
        </w:rPr>
        <w:t>Техническое описание;</w:t>
      </w:r>
    </w:p>
    <w:p w:rsidR="00DE39D8" w:rsidRPr="00333911" w:rsidRDefault="00DE39D8" w:rsidP="00C27EE6">
      <w:pPr>
        <w:pStyle w:val="aff1"/>
        <w:numPr>
          <w:ilvl w:val="0"/>
          <w:numId w:val="11"/>
        </w:numPr>
        <w:spacing w:after="0" w:line="360" w:lineRule="auto"/>
        <w:jc w:val="both"/>
        <w:rPr>
          <w:rFonts w:ascii="Times New Roman" w:hAnsi="Times New Roman"/>
          <w:sz w:val="28"/>
          <w:szCs w:val="28"/>
        </w:rPr>
      </w:pPr>
      <w:r w:rsidRPr="00333911">
        <w:rPr>
          <w:rFonts w:ascii="Times New Roman" w:hAnsi="Times New Roman"/>
          <w:sz w:val="28"/>
          <w:szCs w:val="28"/>
        </w:rPr>
        <w:t>Конкурсные задания;</w:t>
      </w:r>
    </w:p>
    <w:p w:rsidR="00220E70" w:rsidRPr="00333911" w:rsidRDefault="00220E70" w:rsidP="00C27EE6">
      <w:pPr>
        <w:pStyle w:val="aff1"/>
        <w:numPr>
          <w:ilvl w:val="0"/>
          <w:numId w:val="11"/>
        </w:numPr>
        <w:spacing w:after="0" w:line="360" w:lineRule="auto"/>
        <w:jc w:val="both"/>
        <w:rPr>
          <w:rFonts w:ascii="Times New Roman" w:hAnsi="Times New Roman"/>
          <w:sz w:val="28"/>
          <w:szCs w:val="28"/>
        </w:rPr>
      </w:pPr>
      <w:r w:rsidRPr="00333911">
        <w:rPr>
          <w:rFonts w:ascii="Times New Roman" w:hAnsi="Times New Roman"/>
          <w:sz w:val="28"/>
          <w:szCs w:val="28"/>
        </w:rPr>
        <w:t>Обобщённая ведомость оценки;</w:t>
      </w:r>
    </w:p>
    <w:p w:rsidR="00DE39D8" w:rsidRPr="00333911" w:rsidRDefault="00DE39D8" w:rsidP="00C27EE6">
      <w:pPr>
        <w:pStyle w:val="aff1"/>
        <w:numPr>
          <w:ilvl w:val="0"/>
          <w:numId w:val="11"/>
        </w:numPr>
        <w:spacing w:after="0" w:line="360" w:lineRule="auto"/>
        <w:jc w:val="both"/>
        <w:rPr>
          <w:rFonts w:ascii="Times New Roman" w:hAnsi="Times New Roman"/>
          <w:sz w:val="28"/>
          <w:szCs w:val="28"/>
        </w:rPr>
      </w:pPr>
      <w:r w:rsidRPr="00333911">
        <w:rPr>
          <w:rFonts w:ascii="Times New Roman" w:hAnsi="Times New Roman"/>
          <w:sz w:val="28"/>
          <w:szCs w:val="28"/>
        </w:rPr>
        <w:t>Инфраструктурный лист;</w:t>
      </w:r>
    </w:p>
    <w:p w:rsidR="00DE39D8" w:rsidRPr="00333911" w:rsidRDefault="00DE39D8" w:rsidP="00C27EE6">
      <w:pPr>
        <w:pStyle w:val="aff1"/>
        <w:numPr>
          <w:ilvl w:val="0"/>
          <w:numId w:val="11"/>
        </w:numPr>
        <w:spacing w:after="0" w:line="360" w:lineRule="auto"/>
        <w:jc w:val="both"/>
        <w:rPr>
          <w:rFonts w:ascii="Times New Roman" w:hAnsi="Times New Roman"/>
          <w:sz w:val="28"/>
          <w:szCs w:val="28"/>
        </w:rPr>
      </w:pPr>
      <w:r w:rsidRPr="00333911">
        <w:rPr>
          <w:rFonts w:ascii="Times New Roman" w:hAnsi="Times New Roman"/>
          <w:sz w:val="28"/>
          <w:szCs w:val="28"/>
        </w:rPr>
        <w:t>Инструкция по охране труда и технике безопасности;</w:t>
      </w:r>
    </w:p>
    <w:p w:rsidR="00DE39D8" w:rsidRPr="00333911" w:rsidRDefault="00DE39D8" w:rsidP="00C27EE6">
      <w:pPr>
        <w:pStyle w:val="aff1"/>
        <w:numPr>
          <w:ilvl w:val="0"/>
          <w:numId w:val="11"/>
        </w:numPr>
        <w:spacing w:after="0" w:line="360" w:lineRule="auto"/>
        <w:jc w:val="both"/>
        <w:rPr>
          <w:rFonts w:ascii="Times New Roman" w:hAnsi="Times New Roman"/>
          <w:sz w:val="28"/>
          <w:szCs w:val="28"/>
        </w:rPr>
      </w:pPr>
      <w:r w:rsidRPr="00333911">
        <w:rPr>
          <w:rFonts w:ascii="Times New Roman" w:hAnsi="Times New Roman"/>
          <w:sz w:val="28"/>
          <w:szCs w:val="28"/>
        </w:rPr>
        <w:t>Дополнительная информация.</w:t>
      </w:r>
    </w:p>
    <w:p w:rsidR="00DE39D8" w:rsidRPr="00333911" w:rsidRDefault="00333911" w:rsidP="00333911">
      <w:pPr>
        <w:pStyle w:val="-2"/>
        <w:spacing w:before="0" w:after="0"/>
        <w:ind w:firstLine="709"/>
        <w:rPr>
          <w:rFonts w:ascii="Times New Roman" w:hAnsi="Times New Roman"/>
          <w:szCs w:val="28"/>
        </w:rPr>
      </w:pPr>
      <w:bookmarkStart w:id="34" w:name="_Toc489607706"/>
      <w:r w:rsidRPr="00333911">
        <w:rPr>
          <w:rFonts w:ascii="Times New Roman" w:hAnsi="Times New Roman"/>
          <w:szCs w:val="28"/>
        </w:rPr>
        <w:t>6.3. АРХИВ КОНКУРСНЫХ ЗАДАНИЙ</w:t>
      </w:r>
      <w:bookmarkEnd w:id="34"/>
    </w:p>
    <w:p w:rsidR="00DE39D8" w:rsidRPr="00333911" w:rsidRDefault="00DE39D8" w:rsidP="00333911">
      <w:pPr>
        <w:spacing w:after="0" w:line="360" w:lineRule="auto"/>
        <w:ind w:firstLine="709"/>
        <w:jc w:val="both"/>
        <w:rPr>
          <w:rFonts w:ascii="Times New Roman" w:hAnsi="Times New Roman" w:cs="Times New Roman"/>
          <w:sz w:val="28"/>
          <w:szCs w:val="28"/>
        </w:rPr>
      </w:pPr>
      <w:r w:rsidRPr="00333911">
        <w:rPr>
          <w:rFonts w:ascii="Times New Roman" w:hAnsi="Times New Roman" w:cs="Times New Roman"/>
          <w:sz w:val="28"/>
          <w:szCs w:val="28"/>
        </w:rPr>
        <w:t xml:space="preserve">Конкурсные задания доступны по адресу </w:t>
      </w:r>
      <w:hyperlink r:id="rId15" w:history="1">
        <w:r w:rsidRPr="00333911">
          <w:rPr>
            <w:rStyle w:val="ae"/>
            <w:rFonts w:ascii="Times New Roman" w:hAnsi="Times New Roman" w:cs="Times New Roman"/>
            <w:sz w:val="28"/>
            <w:szCs w:val="28"/>
          </w:rPr>
          <w:t>http://forum.worldskills.</w:t>
        </w:r>
        <w:r w:rsidRPr="00333911">
          <w:rPr>
            <w:rStyle w:val="ae"/>
            <w:rFonts w:ascii="Times New Roman" w:hAnsi="Times New Roman" w:cs="Times New Roman"/>
            <w:sz w:val="28"/>
            <w:szCs w:val="28"/>
            <w:lang w:val="en-US"/>
          </w:rPr>
          <w:t>ru</w:t>
        </w:r>
      </w:hyperlink>
      <w:r w:rsidRPr="00333911">
        <w:rPr>
          <w:rFonts w:ascii="Times New Roman" w:hAnsi="Times New Roman" w:cs="Times New Roman"/>
          <w:sz w:val="28"/>
          <w:szCs w:val="28"/>
        </w:rPr>
        <w:t>.</w:t>
      </w:r>
    </w:p>
    <w:p w:rsidR="00DE39D8" w:rsidRPr="00333911" w:rsidRDefault="00333911" w:rsidP="00333911">
      <w:pPr>
        <w:pStyle w:val="-2"/>
        <w:spacing w:before="0" w:after="0"/>
        <w:ind w:firstLine="709"/>
        <w:rPr>
          <w:rFonts w:ascii="Times New Roman" w:hAnsi="Times New Roman"/>
          <w:szCs w:val="28"/>
        </w:rPr>
      </w:pPr>
      <w:bookmarkStart w:id="35" w:name="_Toc489607707"/>
      <w:r w:rsidRPr="00333911">
        <w:rPr>
          <w:rFonts w:ascii="Times New Roman" w:hAnsi="Times New Roman"/>
          <w:szCs w:val="28"/>
        </w:rPr>
        <w:t>6.4. УПРАВЛЕНИЕ КОМПЕТЕНЦИЕЙ</w:t>
      </w:r>
      <w:bookmarkEnd w:id="35"/>
    </w:p>
    <w:p w:rsidR="00DE39D8" w:rsidRPr="00333911" w:rsidRDefault="00220E70" w:rsidP="00333911">
      <w:pPr>
        <w:spacing w:after="0" w:line="360" w:lineRule="auto"/>
        <w:ind w:firstLine="709"/>
        <w:jc w:val="both"/>
        <w:rPr>
          <w:rFonts w:ascii="Times New Roman" w:hAnsi="Times New Roman" w:cs="Times New Roman"/>
          <w:sz w:val="28"/>
          <w:szCs w:val="28"/>
        </w:rPr>
      </w:pPr>
      <w:r w:rsidRPr="00333911">
        <w:rPr>
          <w:rFonts w:ascii="Times New Roman" w:hAnsi="Times New Roman" w:cs="Times New Roman"/>
          <w:sz w:val="28"/>
          <w:szCs w:val="28"/>
        </w:rPr>
        <w:t>Общее управление компетенцией осуществляется Международным экспертом и Менеджером компетенции с возможным привлечением экспертного сообщества</w:t>
      </w:r>
      <w:r w:rsidR="00DE39D8" w:rsidRPr="00333911">
        <w:rPr>
          <w:rFonts w:ascii="Times New Roman" w:hAnsi="Times New Roman" w:cs="Times New Roman"/>
          <w:sz w:val="28"/>
          <w:szCs w:val="28"/>
        </w:rPr>
        <w:t>.</w:t>
      </w:r>
    </w:p>
    <w:p w:rsidR="00DE39D8" w:rsidRPr="00333911" w:rsidRDefault="000B3397" w:rsidP="00333911">
      <w:pPr>
        <w:autoSpaceDE w:val="0"/>
        <w:autoSpaceDN w:val="0"/>
        <w:adjustRightInd w:val="0"/>
        <w:spacing w:after="0" w:line="360" w:lineRule="auto"/>
        <w:ind w:firstLine="709"/>
        <w:jc w:val="both"/>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698176" behindDoc="0" locked="0" layoutInCell="1" allowOverlap="1">
                <wp:simplePos x="0" y="0"/>
                <wp:positionH relativeFrom="column">
                  <wp:posOffset>-5842635</wp:posOffset>
                </wp:positionH>
                <wp:positionV relativeFrom="paragraph">
                  <wp:posOffset>55880</wp:posOffset>
                </wp:positionV>
                <wp:extent cx="4635500" cy="1105535"/>
                <wp:effectExtent l="571500" t="0" r="0" b="37465"/>
                <wp:wrapNone/>
                <wp:docPr id="34" name="Скругленная прямоугольная выноска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35500" cy="1105535"/>
                        </a:xfrm>
                        <a:prstGeom prst="wedgeRoundRectCallout">
                          <a:avLst>
                            <a:gd name="adj1" fmla="val -61441"/>
                            <a:gd name="adj2" fmla="val 51054"/>
                            <a:gd name="adj3" fmla="val 16667"/>
                          </a:avLst>
                        </a:prstGeom>
                        <a:ln>
                          <a:solidFill>
                            <a:srgbClr val="FF0000"/>
                          </a:solidFill>
                        </a:ln>
                      </wps:spPr>
                      <wps:style>
                        <a:lnRef idx="2">
                          <a:schemeClr val="accent1"/>
                        </a:lnRef>
                        <a:fillRef idx="1">
                          <a:schemeClr val="lt1"/>
                        </a:fillRef>
                        <a:effectRef idx="0">
                          <a:schemeClr val="accent1"/>
                        </a:effectRef>
                        <a:fontRef idx="minor">
                          <a:schemeClr val="dk1"/>
                        </a:fontRef>
                      </wps:style>
                      <wps:txbx>
                        <w:txbxContent>
                          <w:p w:rsidR="00F56E6C" w:rsidRPr="00C34D40" w:rsidRDefault="00F56E6C" w:rsidP="00DE39D8">
                            <w:pPr>
                              <w:rPr>
                                <w:i/>
                                <w:sz w:val="24"/>
                                <w:szCs w:val="24"/>
                              </w:rPr>
                            </w:pPr>
                            <w:r>
                              <w:rPr>
                                <w:i/>
                                <w:sz w:val="24"/>
                                <w:szCs w:val="24"/>
                              </w:rPr>
                              <w:t>Общие требования по технике безопасности указываются в документации по технике безопасности и охране труда в соответствиями с требованиями ТБиОТ Российской Федерации. Специальные требования по ОТиТБ конкретной компетенции, а так же санкции за их нарушение описываются в данном разделе.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Скругленная прямоугольная выноска 34" o:spid="_x0000_s1026" type="#_x0000_t62" style="position:absolute;left:0;text-align:left;margin-left:-460.05pt;margin-top:4.4pt;width:365pt;height:87.0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" adj="-2471,21828" fillcolor="white [3201]" strokecolor="red" strokeweight="1pt">
                <v:path arrowok="t"/>
                <v:textbox>
                  <w:txbxContent>
                    <w:p w:rsidR="00F56E6C" w:rsidRPr="00C34D40" w:rsidRDefault="00F56E6C" w:rsidP="00DE39D8">
                      <w:pPr>
                        <w:rPr>
                          <w:i/>
                          <w:sz w:val="24"/>
                          <w:szCs w:val="24"/>
                        </w:rPr>
                      </w:pPr>
                      <w:r>
                        <w:rPr>
                          <w:i/>
                          <w:sz w:val="24"/>
                          <w:szCs w:val="24"/>
                        </w:rPr>
                        <w:t>Общие требования по технике безопасности указываются в документации по технике безопасности и охране труда в соответствиями с требованиями ТБиОТ Российской Федерации. Специальные требования по ОТиТБ конкретной компетенции, а так же санкции за их нарушение описываются в данном разделе.</w:t>
                      </w:r>
                    </w:p>
                  </w:txbxContent>
                </v:textbox>
              </v:shape>
            </w:pict>
          </mc:Fallback>
        </mc:AlternateContent>
      </w:r>
      <w:r w:rsidR="00220E70" w:rsidRPr="00333911">
        <w:rPr>
          <w:rFonts w:ascii="Times New Roman" w:hAnsi="Times New Roman" w:cs="Times New Roman"/>
          <w:sz w:val="28"/>
          <w:szCs w:val="28"/>
        </w:rPr>
        <w:t>Управление компетенцией в рамках ко</w:t>
      </w:r>
      <w:r w:rsidR="00554CBB" w:rsidRPr="00333911">
        <w:rPr>
          <w:rFonts w:ascii="Times New Roman" w:hAnsi="Times New Roman" w:cs="Times New Roman"/>
          <w:sz w:val="28"/>
          <w:szCs w:val="28"/>
        </w:rPr>
        <w:t>нкретного чемпионата осуществляется Главным экспертом по компетенции в соответствии с регламентом чемпионата.</w:t>
      </w:r>
    </w:p>
    <w:p w:rsidR="00220E70" w:rsidRPr="00333911" w:rsidRDefault="00220E70" w:rsidP="00333911">
      <w:pPr>
        <w:autoSpaceDE w:val="0"/>
        <w:autoSpaceDN w:val="0"/>
        <w:adjustRightInd w:val="0"/>
        <w:spacing w:after="0" w:line="360" w:lineRule="auto"/>
        <w:ind w:firstLine="709"/>
        <w:jc w:val="both"/>
        <w:rPr>
          <w:rFonts w:ascii="Times New Roman" w:hAnsi="Times New Roman" w:cs="Times New Roman"/>
          <w:sz w:val="28"/>
          <w:szCs w:val="28"/>
        </w:rPr>
      </w:pPr>
    </w:p>
    <w:p w:rsidR="00DE39D8" w:rsidRPr="00333911" w:rsidRDefault="00DE39D8" w:rsidP="00333911">
      <w:pPr>
        <w:autoSpaceDE w:val="0"/>
        <w:autoSpaceDN w:val="0"/>
        <w:adjustRightInd w:val="0"/>
        <w:spacing w:after="0" w:line="360" w:lineRule="auto"/>
        <w:ind w:firstLine="709"/>
        <w:jc w:val="both"/>
        <w:rPr>
          <w:rFonts w:ascii="Times New Roman" w:hAnsi="Times New Roman" w:cs="Times New Roman"/>
          <w:sz w:val="28"/>
          <w:szCs w:val="28"/>
        </w:rPr>
      </w:pPr>
    </w:p>
    <w:p w:rsidR="00DE39D8" w:rsidRPr="009955F8" w:rsidRDefault="00DE39D8" w:rsidP="00DE39D8">
      <w:pPr>
        <w:pStyle w:val="-1"/>
        <w:rPr>
          <w:rFonts w:ascii="Times New Roman" w:hAnsi="Times New Roman"/>
          <w:sz w:val="34"/>
          <w:szCs w:val="34"/>
        </w:rPr>
      </w:pPr>
      <w:bookmarkStart w:id="36" w:name="_Toc489607708"/>
      <w:r w:rsidRPr="009955F8">
        <w:rPr>
          <w:rFonts w:ascii="Times New Roman" w:hAnsi="Times New Roman"/>
          <w:sz w:val="34"/>
          <w:szCs w:val="34"/>
        </w:rPr>
        <w:t xml:space="preserve">7. ТРЕБОВАНИЯ </w:t>
      </w:r>
      <w:r w:rsidR="00554CBB" w:rsidRPr="009955F8">
        <w:rPr>
          <w:rFonts w:ascii="Times New Roman" w:hAnsi="Times New Roman"/>
          <w:sz w:val="34"/>
          <w:szCs w:val="34"/>
        </w:rPr>
        <w:t xml:space="preserve">охраны труда и </w:t>
      </w:r>
      <w:r w:rsidRPr="009955F8">
        <w:rPr>
          <w:rFonts w:ascii="Times New Roman" w:hAnsi="Times New Roman"/>
          <w:sz w:val="34"/>
          <w:szCs w:val="34"/>
        </w:rPr>
        <w:t>ТЕХНИКИ БЕЗОПАСНОСТИ</w:t>
      </w:r>
      <w:bookmarkEnd w:id="36"/>
    </w:p>
    <w:p w:rsidR="00554CBB" w:rsidRPr="0064491A" w:rsidRDefault="0064491A" w:rsidP="0064491A">
      <w:pPr>
        <w:pStyle w:val="-2"/>
        <w:spacing w:before="0" w:after="0"/>
        <w:ind w:firstLine="709"/>
        <w:rPr>
          <w:rFonts w:ascii="Times New Roman" w:hAnsi="Times New Roman"/>
          <w:szCs w:val="28"/>
        </w:rPr>
      </w:pPr>
      <w:bookmarkStart w:id="37" w:name="_Toc489607709"/>
      <w:r w:rsidRPr="0064491A">
        <w:rPr>
          <w:rFonts w:ascii="Times New Roman" w:hAnsi="Times New Roman"/>
          <w:szCs w:val="28"/>
        </w:rPr>
        <w:t>7.1 ТРЕБОВАНИЯ ОХРАНЫ ТРУДА И ТЕХНИКИ БЕЗОПАСНОСТИ НА ЧЕМПИОНАТЕ</w:t>
      </w:r>
      <w:bookmarkEnd w:id="37"/>
    </w:p>
    <w:p w:rsidR="003A21C8" w:rsidRPr="0064491A" w:rsidRDefault="003A21C8" w:rsidP="0064491A">
      <w:pPr>
        <w:autoSpaceDE w:val="0"/>
        <w:autoSpaceDN w:val="0"/>
        <w:adjustRightInd w:val="0"/>
        <w:spacing w:after="0" w:line="360" w:lineRule="auto"/>
        <w:ind w:firstLine="709"/>
        <w:jc w:val="both"/>
        <w:rPr>
          <w:rFonts w:ascii="Times New Roman" w:hAnsi="Times New Roman" w:cs="Times New Roman"/>
          <w:sz w:val="28"/>
          <w:szCs w:val="28"/>
        </w:rPr>
      </w:pPr>
      <w:r w:rsidRPr="0064491A">
        <w:rPr>
          <w:rFonts w:ascii="Times New Roman" w:hAnsi="Times New Roman" w:cs="Times New Roman"/>
          <w:sz w:val="28"/>
          <w:szCs w:val="28"/>
        </w:rPr>
        <w:t>См. документацию по технике безопасности и охране труда предоставленные оргкомитетом чемпионата.</w:t>
      </w:r>
    </w:p>
    <w:p w:rsidR="00554CBB" w:rsidRPr="0064491A" w:rsidRDefault="0064491A" w:rsidP="0064491A">
      <w:pPr>
        <w:pStyle w:val="-2"/>
        <w:spacing w:before="0" w:after="0"/>
        <w:ind w:firstLine="709"/>
        <w:rPr>
          <w:rFonts w:ascii="Times New Roman" w:hAnsi="Times New Roman"/>
          <w:szCs w:val="28"/>
        </w:rPr>
      </w:pPr>
      <w:bookmarkStart w:id="38" w:name="_Toc489607710"/>
      <w:r w:rsidRPr="0064491A">
        <w:rPr>
          <w:rFonts w:ascii="Times New Roman" w:hAnsi="Times New Roman"/>
          <w:szCs w:val="28"/>
        </w:rPr>
        <w:t>7.2 СПЕЦИФИЧНЫЕ ТРЕБОВАНИЯ ОХРАНЫ ТРУДА, ТЕХНИКИ БЕЗОПАСНОСТИ И ОКРУЖАЮЩЕЙ СРЕДЫ КОМПЕТЕНЦИИ</w:t>
      </w:r>
      <w:bookmarkEnd w:id="38"/>
    </w:p>
    <w:p w:rsidR="00AE5FD8" w:rsidRPr="00F20DD6" w:rsidRDefault="00AE5FD8" w:rsidP="00AE5FD8">
      <w:pPr>
        <w:pStyle w:val="aff1"/>
        <w:tabs>
          <w:tab w:val="left" w:pos="851"/>
          <w:tab w:val="left" w:pos="1985"/>
          <w:tab w:val="left" w:pos="3119"/>
        </w:tabs>
        <w:spacing w:after="0"/>
        <w:ind w:left="0"/>
        <w:outlineLvl w:val="2"/>
        <w:rPr>
          <w:rFonts w:ascii="Arial" w:hAnsi="Arial" w:cs="Arial"/>
          <w:b/>
          <w:color w:val="000000" w:themeColor="text1"/>
          <w:sz w:val="24"/>
          <w:szCs w:val="24"/>
        </w:rPr>
      </w:pPr>
      <w:bookmarkStart w:id="39" w:name="_Toc470796212"/>
      <w:bookmarkStart w:id="40" w:name="_Toc489607711"/>
      <w:r w:rsidRPr="00F20DD6">
        <w:rPr>
          <w:rFonts w:ascii="Arial" w:hAnsi="Arial" w:cs="Arial"/>
          <w:b/>
          <w:color w:val="000000" w:themeColor="text1"/>
          <w:sz w:val="24"/>
          <w:szCs w:val="24"/>
        </w:rPr>
        <w:t xml:space="preserve">Инструкция по охране труда </w:t>
      </w:r>
      <w:r w:rsidRPr="00F20DD6">
        <w:rPr>
          <w:rStyle w:val="27"/>
          <w:rFonts w:ascii="Arial" w:eastAsiaTheme="majorEastAsia" w:hAnsi="Arial" w:cs="Arial"/>
          <w:color w:val="000000"/>
          <w:sz w:val="24"/>
          <w:szCs w:val="24"/>
        </w:rPr>
        <w:t>при работе на оптических линиях передачи</w:t>
      </w:r>
      <w:r w:rsidRPr="00F20DD6" w:rsidDel="00E52EAA">
        <w:rPr>
          <w:rFonts w:ascii="Arial" w:hAnsi="Arial" w:cs="Arial"/>
          <w:b/>
          <w:color w:val="000000" w:themeColor="text1"/>
          <w:sz w:val="24"/>
          <w:szCs w:val="24"/>
        </w:rPr>
        <w:t xml:space="preserve"> </w:t>
      </w:r>
      <w:bookmarkEnd w:id="39"/>
    </w:p>
    <w:p w:rsidR="00AE5FD8" w:rsidRPr="0008512B" w:rsidRDefault="00AE5FD8" w:rsidP="00AE5FD8">
      <w:pPr>
        <w:pStyle w:val="aff1"/>
        <w:tabs>
          <w:tab w:val="left" w:pos="851"/>
          <w:tab w:val="left" w:pos="1985"/>
          <w:tab w:val="left" w:pos="3119"/>
        </w:tabs>
        <w:spacing w:after="0"/>
        <w:ind w:left="0"/>
        <w:rPr>
          <w:rFonts w:ascii="Arial" w:hAnsi="Arial" w:cs="Arial"/>
          <w:color w:val="000000" w:themeColor="text1"/>
          <w:sz w:val="24"/>
          <w:szCs w:val="24"/>
        </w:rPr>
      </w:pPr>
    </w:p>
    <w:p w:rsidR="00AE5FD8" w:rsidRPr="009C3FA5" w:rsidRDefault="00AE5FD8" w:rsidP="009C3FA5">
      <w:pPr>
        <w:autoSpaceDE w:val="0"/>
        <w:autoSpaceDN w:val="0"/>
        <w:adjustRightInd w:val="0"/>
        <w:spacing w:after="0" w:line="360" w:lineRule="auto"/>
        <w:ind w:firstLine="709"/>
        <w:jc w:val="center"/>
        <w:rPr>
          <w:rFonts w:ascii="Times New Roman" w:hAnsi="Times New Roman" w:cs="Times New Roman"/>
          <w:b/>
          <w:sz w:val="28"/>
          <w:szCs w:val="28"/>
        </w:rPr>
      </w:pPr>
      <w:r w:rsidRPr="009C3FA5">
        <w:rPr>
          <w:rFonts w:ascii="Times New Roman" w:hAnsi="Times New Roman" w:cs="Times New Roman"/>
          <w:b/>
          <w:sz w:val="28"/>
          <w:szCs w:val="28"/>
        </w:rPr>
        <w:t>Общие требования охраны труда.</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К</w:t>
      </w:r>
      <w:r w:rsidRPr="00AE5FD8">
        <w:rPr>
          <w:rFonts w:ascii="Times New Roman" w:hAnsi="Times New Roman" w:cs="Times New Roman"/>
          <w:sz w:val="28"/>
          <w:szCs w:val="28"/>
        </w:rPr>
        <w:tab/>
        <w:t>самостоятельной работе по монтажу и технической эксплуатации ВОЛП  допускаются лица не моложе 18 лет, прошедшие при поступлении на работу  обязательный предварительный медицинский осмотр, вводный и первичный инструктажи на рабочем месте, обучение, стажировку и проверку знаний требований    охраны груда, а также имеющие соответствующую группу по электробезопасности.</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Работник</w:t>
      </w:r>
      <w:r w:rsidRPr="00AE5FD8">
        <w:rPr>
          <w:rFonts w:ascii="Times New Roman" w:hAnsi="Times New Roman" w:cs="Times New Roman"/>
          <w:sz w:val="28"/>
          <w:szCs w:val="28"/>
        </w:rPr>
        <w:tab/>
        <w:t>обязан: соблюдать требования охраны труда; правильно применять средства индивидуальной и коллективной защиты; проходить обучение безопасным  методам и приемам выполнения работ, инструктаж по охране труда, стажировку на  рабочем месте, проверку знаний требований охраны труда;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происшедшем на производстве,                                    или об ухудшении состояния своего здоровья, в том числе о проявлении признаков  острого профессионального заболевания (отравления); проходить обязательные предварительные и периодические медицинские осмотры.</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lastRenderedPageBreak/>
        <w:t>При</w:t>
      </w:r>
      <w:r w:rsidRPr="00AE5FD8">
        <w:rPr>
          <w:rFonts w:ascii="Times New Roman" w:hAnsi="Times New Roman" w:cs="Times New Roman"/>
          <w:sz w:val="28"/>
          <w:szCs w:val="28"/>
        </w:rPr>
        <w:tab/>
        <w:t>работе на оптических линиях передачи возможны воздействия следующих  опасных и вредных производственных факторов:</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движущийся подвижной состав и транспортные средства;</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движущиеся строительно-монтажные машины, механизмы, оборудование и их элементы, разрушающиеся конструкции;</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 xml:space="preserve">перемещаемые материалы, сборные конструкции и другие предметы; </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 xml:space="preserve"> повышенная запыленность и загазованность воздуха рабочей зоны: </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 xml:space="preserve"> недостаточная освещенность рабочей зоны;</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повышенное значение напряжения электрической цепи, замыкание которой может произойти через тело человека;</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острые кромки, заусенцы и шероховатость на поверхности оборудования, инструментов и приспособлений;</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повышенный уровень электромагнитных излучений;</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 xml:space="preserve"> повышенная напряженность электрического поля; </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повышенная напряженность магнитного поля;</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пониженная и повышенная температура поверхностей оборудования, инвентаря, инструмента;</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 xml:space="preserve">пониженная температура воздуха рабочей зоны; </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 xml:space="preserve"> повышенная влажность и подвижность воздуха рабочей зоны; </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 xml:space="preserve"> повышенные уровни шума и вибрации на рабочем месте; </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физические перегрузки при перемещении тяжестей вручную;</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расположение рабочего места на значительной высоте относительно поверхности земли;</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химические опасные и вредные факторы при работе с химикатами и пластмассами (растворителями, очистителями, эпоксидными, полиуретановыми, композиционными и другими материалами);</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нервно-психические перегрузки при выполнении работ:</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лазерное излучение (прямое, рассеянное или отраженное);</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ультрафиолетовое излучение;</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lastRenderedPageBreak/>
        <w:t>При работе с лазерными изделиями на работника могут воздействовать опасные и вредные производственные факторы:</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осколки оптического волокна, попадающие на кожу, в глаза и органы дыхания.</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поражение органов зрения лазерным излучением;</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облучение открытых участков тела;</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возможность возгорания одежды.</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Работы на оптических линиях передачи запрещаются:</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во время грозы:</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при температуре наружного воздуха ниже нормы, установленной местными органами власти. Исключение допускается при ликвидации аварий. В этом случае руководитель работ обязан организовать средства для обогрева.</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Работник должен обеспечиваться средствами индивидуальной защиты, в т.ч. специальными защитными очками или щитками со светофильтрами.</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На корпусе переносного измерительного прибора, содержащего лазерный генератор, должен быть помещен знак об опасности лазерного излучения в соответствии с действующим ГОСТом.</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Работник занятый работой с лазерным изделием, обязан немедленно извещать своего непосредственного или вышестоящего руководителя о любых ситуациях, угрожающих жизни и здоровью людей, о каждом несчастном случае, происшедшем на производстве, или об ухудшении состояния здоровья, в том числе о проявлении признаков острого профессионального заболевания.</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Работник должен быть обучен методам оказания первой помощи при поражении лазерным излучением.</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В бригаде должна находиться укомплектованная аптечка для оказания первой помощи.</w:t>
      </w:r>
    </w:p>
    <w:p w:rsidR="00AE5FD8" w:rsidRPr="00AE5FD8" w:rsidRDefault="00AE5FD8" w:rsidP="00AE5FD8">
      <w:pPr>
        <w:tabs>
          <w:tab w:val="left" w:pos="851"/>
          <w:tab w:val="left" w:pos="1985"/>
          <w:tab w:val="left" w:pos="3119"/>
        </w:tabs>
        <w:spacing w:after="0"/>
        <w:outlineLvl w:val="3"/>
        <w:rPr>
          <w:rFonts w:ascii="Arial" w:hAnsi="Arial" w:cs="Arial"/>
          <w:b/>
          <w:i/>
          <w:sz w:val="24"/>
          <w:szCs w:val="24"/>
        </w:rPr>
      </w:pPr>
      <w:r w:rsidRPr="00AE5FD8">
        <w:rPr>
          <w:rFonts w:ascii="Arial" w:hAnsi="Arial" w:cs="Arial"/>
          <w:b/>
          <w:i/>
          <w:sz w:val="24"/>
          <w:szCs w:val="24"/>
        </w:rPr>
        <w:t>Требования безопасности перед началом работы.</w:t>
      </w:r>
    </w:p>
    <w:p w:rsidR="00AE5FD8" w:rsidRPr="00847446" w:rsidRDefault="00AE5FD8" w:rsidP="00AE5FD8">
      <w:pPr>
        <w:pStyle w:val="aff1"/>
        <w:tabs>
          <w:tab w:val="left" w:pos="851"/>
          <w:tab w:val="left" w:pos="1985"/>
          <w:tab w:val="left" w:pos="3119"/>
        </w:tabs>
        <w:spacing w:after="0"/>
        <w:ind w:left="0" w:firstLine="851"/>
        <w:rPr>
          <w:rFonts w:ascii="Arial" w:hAnsi="Arial" w:cs="Arial"/>
          <w:color w:val="FF0000"/>
          <w:sz w:val="24"/>
          <w:szCs w:val="24"/>
        </w:rPr>
      </w:pP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Надеть спецодежду и средства индивидуальной защиты.</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lastRenderedPageBreak/>
        <w:t>Проверить и убедиться в исправности закрепленного инструмента, приспособлений и средств защиты.</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Обо всех недостатках и неисправностях инструмента, приспособлений и средств защиты, обнаруженных при осмотре, доложить руководителю работ для принятия мер по их устранению.</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Внимательно осмотреть рабочее место, расположить инструмент с максимальным удобством для пользования, не допуская в зоне работы лишних предметов.</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Поставить необходимые защитные ограждения и предупредительные плакаты.</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При проведении работ на проезжей части дороги ограждения устанавливают навстречу движения транспорта на расстоянии 2 м о т колодца и на расстоянии 10-15 м от этого ограждения предупредительные знаки, а при плохой видимости дополнительно должны быть установлены световые сигналы.</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Открыть люк при помощи специального ломика с медным наконечником. Примерзшую крышку люка отогреть горячей водой или горячим песком.</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Перед началом работ в подземных сооружениях необходимо проверить воздух на присутствие в нем опасных газов (метана и углекислого газа) с помощью газоанализатора.</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Для проверки наличия газов крышки колодцев, находящихся на расстоянии до 15 м от газопроводов, должны иметь отверстия диаметром до 20 мм.</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До тех пор, пока не будет установлено, что в колодце нет газа, запрещается приближаться к нему с открытым огнем. Необходимо также следить, чтобы прохожие не подходили к люку с горящими папиросами и спичками или открытым огнем.</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 xml:space="preserve">До начала работы необходимо провентилировать колодец, в котором будут вестись работы, и соседние с ним колодцы (по одному с каждой стороны). Надо открыть свободные (верхние) каналы с каждой стороны рабочего колодца и </w:t>
      </w:r>
      <w:r w:rsidRPr="00AE5FD8">
        <w:rPr>
          <w:rFonts w:ascii="Times New Roman" w:hAnsi="Times New Roman" w:cs="Times New Roman"/>
          <w:sz w:val="28"/>
          <w:szCs w:val="28"/>
        </w:rPr>
        <w:lastRenderedPageBreak/>
        <w:t>смежных с ним. С окончанием вентилирования каналы в колодце, где будут вестись работы, должны быть закрыты. Люки соседних колодцев на все время производства работ должны быть открыты. В них устанавливаются специальные решетчатые крышки.</w:t>
      </w:r>
    </w:p>
    <w:p w:rsidR="00AE5FD8" w:rsidRDefault="00AE5FD8" w:rsidP="00AE5FD8">
      <w:pPr>
        <w:pStyle w:val="aff1"/>
        <w:tabs>
          <w:tab w:val="left" w:pos="851"/>
          <w:tab w:val="left" w:pos="1985"/>
          <w:tab w:val="left" w:pos="3119"/>
        </w:tabs>
        <w:spacing w:after="0"/>
        <w:ind w:left="20" w:firstLine="406"/>
        <w:rPr>
          <w:rFonts w:ascii="Arial" w:hAnsi="Arial" w:cs="Arial"/>
          <w:color w:val="000000" w:themeColor="text1"/>
          <w:sz w:val="24"/>
          <w:szCs w:val="24"/>
        </w:rPr>
      </w:pPr>
    </w:p>
    <w:p w:rsidR="00AE5FD8" w:rsidRPr="00AE5FD8" w:rsidRDefault="00AE5FD8" w:rsidP="00AE5FD8">
      <w:pPr>
        <w:pStyle w:val="aff1"/>
        <w:tabs>
          <w:tab w:val="left" w:pos="851"/>
          <w:tab w:val="left" w:pos="1985"/>
          <w:tab w:val="left" w:pos="3119"/>
        </w:tabs>
        <w:spacing w:after="0"/>
        <w:ind w:left="20" w:firstLine="406"/>
        <w:rPr>
          <w:rFonts w:ascii="Arial" w:hAnsi="Arial" w:cs="Arial"/>
          <w:i/>
          <w:color w:val="C00000"/>
          <w:sz w:val="28"/>
          <w:szCs w:val="28"/>
        </w:rPr>
      </w:pPr>
      <w:r w:rsidRPr="00AE5FD8">
        <w:rPr>
          <w:rFonts w:ascii="Arial" w:hAnsi="Arial" w:cs="Arial"/>
          <w:i/>
          <w:color w:val="C00000"/>
          <w:sz w:val="28"/>
          <w:szCs w:val="28"/>
        </w:rPr>
        <w:t>Пользоваться неисправными инструментами запрещается!</w:t>
      </w:r>
    </w:p>
    <w:p w:rsidR="00AE5FD8" w:rsidRPr="002A3248" w:rsidRDefault="00AE5FD8" w:rsidP="00AE5FD8">
      <w:pPr>
        <w:pStyle w:val="aff1"/>
        <w:tabs>
          <w:tab w:val="left" w:pos="851"/>
        </w:tabs>
        <w:ind w:left="20" w:firstLine="406"/>
        <w:rPr>
          <w:rFonts w:ascii="Arial" w:hAnsi="Arial" w:cs="Arial"/>
          <w:color w:val="FF0000"/>
          <w:sz w:val="24"/>
          <w:szCs w:val="24"/>
        </w:rPr>
      </w:pPr>
    </w:p>
    <w:p w:rsidR="00AE5FD8" w:rsidRPr="00AE5FD8" w:rsidRDefault="00AE5FD8" w:rsidP="009C3FA5">
      <w:pPr>
        <w:tabs>
          <w:tab w:val="left" w:pos="851"/>
          <w:tab w:val="left" w:pos="1985"/>
          <w:tab w:val="left" w:pos="3119"/>
        </w:tabs>
        <w:spacing w:after="0"/>
        <w:jc w:val="center"/>
        <w:outlineLvl w:val="3"/>
        <w:rPr>
          <w:rFonts w:ascii="Arial" w:hAnsi="Arial" w:cs="Arial"/>
          <w:b/>
          <w:i/>
          <w:sz w:val="24"/>
          <w:szCs w:val="24"/>
        </w:rPr>
      </w:pPr>
      <w:r w:rsidRPr="00AE5FD8">
        <w:rPr>
          <w:rFonts w:ascii="Arial" w:hAnsi="Arial" w:cs="Arial"/>
          <w:b/>
          <w:i/>
          <w:sz w:val="24"/>
          <w:szCs w:val="24"/>
        </w:rPr>
        <w:t>Требования охраны труда во время работы.</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При разделке оптического кабеля для его отходов должен быть специальный ящик. Нельзя допускать, чтобы отходы (обломки) оптических волокон попадали на пол, монтажный стол и спецодежду, что может привести к ранению оптическими волокнами незащищенных участков кожи монтажника.</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Все операции по разделке и монтажу оптического кабеля (снятие полиэтиленовой оболочки, разделка и обработка бронепокрова, подготовка и установка колец, фиксирующих хомутов) должны производиться с помощью специального инструмента и приспособлений, имеющихся в наборе инструментов у работника и обязательно в х/б рукавицах.</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Операции по разделке модулей оптических кабелей, силовых элементов, их обработке должны производиться с применением специальных инструментов и приспособлений (ножниц для резки упрочняющих нитей, ножей кабельных, труборезов, стрипперов и др.) в резиновых перчатках.</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При техническом обслуживании, а также при выполнении ремонтно- восстановительных работ запрещается смотреть незащищенным глазом в горец оптического волокна или коннектора соединителя, по котором} передается сигнал, наводить оптическое волокно или коннектор на других людей, а также устанавливать на пути прохождения луча лазера зеркала и другие отражающие свет предметы. Нельзя смотреть в выходное отверстие передающего оптического модуля, электронно- оптического повторителя, усилителя и т.п.</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Заливка муфт эпоксидными компонентами (смолами), герметиками, должна производиться в очках и резиновых перчатках.</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lastRenderedPageBreak/>
        <w:t>При монтаже кабельных муфт, содержащих термоусаживаемые изделия, для их усадки следует пользоваться специальным электрическим феном или газовой горелкой.</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При работе с растворителями следует использовать инструмент, не дающий при ударе искру.</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Очистители, применяемые для удаления гидрофобной изоляции с оптических волокон и для смывания загрязнений с рук. инструментов, приспособлений и оболочек кабелей, должны иметь паспорта. Использование очистителей без паспортов запрещается.</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Использовать нагревательные приборы с открытым пламенем, курить в салоне автомобиля и спецпалатках запрещается.</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Восстановительные работы, а также кратковременные не терпящие отлагательства работы по устранению неисправностей на ВОЛИ разрешается производить без наряда с последующей записью в оперативном журнале.</w:t>
      </w:r>
    </w:p>
    <w:p w:rsidR="00AE5FD8" w:rsidRPr="00AE5FD8" w:rsidRDefault="00AE5FD8" w:rsidP="00AE5FD8">
      <w:pPr>
        <w:pStyle w:val="af1"/>
        <w:tabs>
          <w:tab w:val="left" w:pos="851"/>
          <w:tab w:val="left" w:pos="993"/>
        </w:tabs>
        <w:spacing w:line="274" w:lineRule="exact"/>
        <w:ind w:firstLine="851"/>
        <w:jc w:val="left"/>
        <w:rPr>
          <w:rFonts w:cs="Arial"/>
          <w:b/>
          <w:color w:val="000000"/>
          <w:u w:val="single"/>
          <w:lang w:val="ru-RU"/>
        </w:rPr>
      </w:pPr>
    </w:p>
    <w:p w:rsidR="00AE5FD8" w:rsidRPr="00AE5FD8" w:rsidRDefault="00AE5FD8" w:rsidP="00AE5FD8">
      <w:pPr>
        <w:pStyle w:val="af1"/>
        <w:tabs>
          <w:tab w:val="left" w:pos="851"/>
          <w:tab w:val="left" w:pos="993"/>
        </w:tabs>
        <w:spacing w:line="274" w:lineRule="exact"/>
        <w:ind w:firstLine="851"/>
        <w:jc w:val="left"/>
        <w:rPr>
          <w:rFonts w:cs="Arial"/>
          <w:i/>
          <w:u w:val="single"/>
          <w:lang w:val="ru-RU"/>
        </w:rPr>
      </w:pPr>
      <w:r w:rsidRPr="00AE5FD8">
        <w:rPr>
          <w:rFonts w:cs="Arial"/>
          <w:i/>
          <w:color w:val="000000"/>
          <w:u w:val="single"/>
          <w:lang w:val="ru-RU"/>
        </w:rPr>
        <w:t>Измерения и испытания кабеля.</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При работе переносных измерительных приборов, содержащих лазерный генератор, работникам запрещается:</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визуально наблюдать за лазерным лучом:</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направлять излучения лазера на человека.</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На корпусе переносного измерительного прибора, содержащего лазерный генератор, должен быть помещен знак об опасности лазерного излучения в соответствии с действующим гостом.</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Перед</w:t>
      </w:r>
      <w:r w:rsidRPr="00AE5FD8">
        <w:rPr>
          <w:rFonts w:ascii="Times New Roman" w:hAnsi="Times New Roman" w:cs="Times New Roman"/>
          <w:sz w:val="28"/>
          <w:szCs w:val="28"/>
        </w:rPr>
        <w:tab/>
        <w:t>разъединением оптического соединителя необходимо убедиться, что электропитание оптического источника выключено.</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Обращаться с оптическим волокном нужно с осторожностью, так как сломанное волокно может быть очень острым. Незащищенные концы волокон необходимо держать как можно дальше от глаз.</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 xml:space="preserve">Нельзя использовать увеличительные стекла в качестве средства для осмотра какой-либо части оптической системы, волокна или оптического </w:t>
      </w:r>
      <w:r w:rsidRPr="00AE5FD8">
        <w:rPr>
          <w:rFonts w:ascii="Times New Roman" w:hAnsi="Times New Roman" w:cs="Times New Roman"/>
          <w:sz w:val="28"/>
          <w:szCs w:val="28"/>
        </w:rPr>
        <w:lastRenderedPageBreak/>
        <w:t>соединителя. Для осмотра торца оконцованного волокна должен использоваться специальный микроскоп.</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При выполнении оптических измерений нужно следить за тем, чтобы:</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оптический источник подключался в последнюю очередь и отключался в первую:</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цепь оптических измерений была замкнута до выключения электропитания оптического источника.</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Нельзя включать электропитание плат оптических источников, пока они не установлены в каркас комплекта.</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Не подключать выход оптического источника к линии, пока дальний ее конец надежно не закрыт.</w:t>
      </w:r>
    </w:p>
    <w:p w:rsidR="00AE5FD8" w:rsidRPr="00AE5FD8" w:rsidRDefault="00AE5FD8" w:rsidP="00AE5FD8">
      <w:pPr>
        <w:pStyle w:val="af1"/>
        <w:tabs>
          <w:tab w:val="left" w:pos="673"/>
          <w:tab w:val="left" w:pos="851"/>
          <w:tab w:val="left" w:pos="993"/>
          <w:tab w:val="left" w:pos="1985"/>
          <w:tab w:val="left" w:pos="3119"/>
        </w:tabs>
        <w:spacing w:line="278" w:lineRule="exact"/>
        <w:ind w:right="40" w:firstLine="851"/>
        <w:jc w:val="left"/>
        <w:rPr>
          <w:rFonts w:cs="Arial"/>
          <w:b/>
          <w:i/>
          <w:lang w:val="ru-RU"/>
        </w:rPr>
      </w:pPr>
    </w:p>
    <w:p w:rsidR="00AE5FD8" w:rsidRPr="00AE5FD8" w:rsidRDefault="00AE5FD8" w:rsidP="009C3FA5">
      <w:pPr>
        <w:tabs>
          <w:tab w:val="left" w:pos="851"/>
          <w:tab w:val="left" w:pos="993"/>
          <w:tab w:val="left" w:pos="1985"/>
          <w:tab w:val="left" w:pos="3119"/>
        </w:tabs>
        <w:spacing w:after="0"/>
        <w:jc w:val="center"/>
        <w:outlineLvl w:val="3"/>
        <w:rPr>
          <w:rFonts w:ascii="Arial" w:hAnsi="Arial" w:cs="Arial"/>
          <w:b/>
          <w:i/>
          <w:sz w:val="24"/>
          <w:szCs w:val="24"/>
        </w:rPr>
      </w:pPr>
      <w:r w:rsidRPr="00AE5FD8">
        <w:rPr>
          <w:rFonts w:ascii="Arial" w:hAnsi="Arial" w:cs="Arial"/>
          <w:b/>
          <w:i/>
          <w:sz w:val="24"/>
          <w:szCs w:val="24"/>
        </w:rPr>
        <w:t>Требования охраны труда в аварийных ситуациях</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При возникновении аварий и ситуаций, которые могут привести к авариям и несчастным случаям необходимо:</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немедленно прекратить работы и известить лицо, ответственное за производство работ:</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под руководством ответственного за производство работ оперативно принять меры по устранению причин аварий или ситуаций, которые могут привести к авариям или несчастным случаям.</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 xml:space="preserve">Если при аварии необходимо спуститься в колодец, в который непрерывно поступает газ, следует пользоваться шланговым противогазом. Конец шланга следует держать в стороне (не ближе 2м) от люка на высоте 1м от уровня земли и повернув его против ветра так, чтобы выходящий из колодца газ не мог попасть в отверстие шланга. </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 xml:space="preserve">В этом случае, в течение всего времени нахождения работника в колодце, около него должны дежурить не менее трех человек, в том числе лицо ответственное за безопасное производство работ. В колодце, куда непрерывно поступает газ, пользоваться открытым огнем запрещается. Если необходимо искусственное освещение, то оно должно осуществляться от сильного источника </w:t>
      </w:r>
      <w:r w:rsidRPr="00AE5FD8">
        <w:rPr>
          <w:rFonts w:ascii="Times New Roman" w:hAnsi="Times New Roman" w:cs="Times New Roman"/>
          <w:sz w:val="28"/>
          <w:szCs w:val="28"/>
        </w:rPr>
        <w:lastRenderedPageBreak/>
        <w:t>света сверху через люк или от переносного светильника напряжением 12В во взрывобезопасном исполнении.</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При обнаружении пожара или загорания немедленно сообщить об этом в пожарную часть (тел. 01), приступить к тушению очага пожара имеющимися в цехе на рабочем месте средствами пожаротушения, принять меры для вызова к месту пожара начальника цеха.</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 xml:space="preserve">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 (03-скорая помощь).</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 xml:space="preserve"> При повреждении роговой оболочки глаз лазерным излучением необходимо наложить стерильную повязку на пострадавший глаз и направить пострадавшего в глазной стационар.</w:t>
      </w:r>
    </w:p>
    <w:p w:rsidR="00AE5FD8" w:rsidRPr="00AE5FD8" w:rsidRDefault="00AE5FD8" w:rsidP="00AE5FD8">
      <w:pPr>
        <w:autoSpaceDE w:val="0"/>
        <w:autoSpaceDN w:val="0"/>
        <w:adjustRightInd w:val="0"/>
        <w:spacing w:after="0" w:line="360" w:lineRule="auto"/>
        <w:ind w:firstLine="709"/>
        <w:jc w:val="both"/>
        <w:rPr>
          <w:rFonts w:ascii="Times New Roman" w:hAnsi="Times New Roman" w:cs="Times New Roman"/>
          <w:sz w:val="28"/>
          <w:szCs w:val="28"/>
        </w:rPr>
      </w:pPr>
      <w:r w:rsidRPr="00AE5FD8">
        <w:rPr>
          <w:rFonts w:ascii="Times New Roman" w:hAnsi="Times New Roman" w:cs="Times New Roman"/>
          <w:sz w:val="28"/>
          <w:szCs w:val="28"/>
        </w:rPr>
        <w:t>При ожогах кожи I  и II степени, незначительных по площади, необходимо наложить стерильную повязку и направить пострадавшего к хирургу.</w:t>
      </w:r>
    </w:p>
    <w:p w:rsidR="00AE5FD8" w:rsidRPr="00742B7A" w:rsidRDefault="00AE5FD8" w:rsidP="00AE5FD8">
      <w:pPr>
        <w:pStyle w:val="aff1"/>
        <w:tabs>
          <w:tab w:val="left" w:pos="851"/>
          <w:tab w:val="left" w:pos="1985"/>
          <w:tab w:val="left" w:pos="3119"/>
        </w:tabs>
        <w:spacing w:after="0"/>
        <w:ind w:left="20" w:firstLine="406"/>
        <w:rPr>
          <w:rFonts w:ascii="Arial" w:hAnsi="Arial" w:cs="Arial"/>
          <w:b/>
          <w:i/>
          <w:sz w:val="24"/>
          <w:szCs w:val="24"/>
        </w:rPr>
      </w:pPr>
    </w:p>
    <w:p w:rsidR="00AE5FD8" w:rsidRPr="00742B7A" w:rsidRDefault="00AE5FD8" w:rsidP="009C3FA5">
      <w:pPr>
        <w:tabs>
          <w:tab w:val="left" w:pos="851"/>
          <w:tab w:val="left" w:pos="1985"/>
          <w:tab w:val="left" w:pos="3119"/>
        </w:tabs>
        <w:spacing w:after="0"/>
        <w:jc w:val="center"/>
        <w:outlineLvl w:val="3"/>
        <w:rPr>
          <w:rFonts w:ascii="Arial" w:hAnsi="Arial" w:cs="Arial"/>
          <w:b/>
          <w:i/>
          <w:sz w:val="24"/>
          <w:szCs w:val="24"/>
        </w:rPr>
      </w:pPr>
      <w:r w:rsidRPr="00742B7A">
        <w:rPr>
          <w:rFonts w:ascii="Arial" w:hAnsi="Arial" w:cs="Arial"/>
          <w:b/>
          <w:i/>
          <w:sz w:val="24"/>
          <w:szCs w:val="24"/>
        </w:rPr>
        <w:t>Требования охраны труда по окончании работы.</w:t>
      </w:r>
    </w:p>
    <w:p w:rsidR="00AE5FD8" w:rsidRPr="007747E7" w:rsidRDefault="00AE5FD8" w:rsidP="007747E7">
      <w:pPr>
        <w:autoSpaceDE w:val="0"/>
        <w:autoSpaceDN w:val="0"/>
        <w:adjustRightInd w:val="0"/>
        <w:spacing w:after="0" w:line="360" w:lineRule="auto"/>
        <w:ind w:firstLine="709"/>
        <w:jc w:val="both"/>
        <w:rPr>
          <w:rFonts w:ascii="Times New Roman" w:hAnsi="Times New Roman" w:cs="Times New Roman"/>
          <w:sz w:val="28"/>
          <w:szCs w:val="28"/>
        </w:rPr>
      </w:pPr>
      <w:r w:rsidRPr="007747E7">
        <w:rPr>
          <w:rFonts w:ascii="Times New Roman" w:hAnsi="Times New Roman" w:cs="Times New Roman"/>
          <w:sz w:val="28"/>
          <w:szCs w:val="28"/>
        </w:rPr>
        <w:t xml:space="preserve">Привести в порядок рабочее место. </w:t>
      </w:r>
    </w:p>
    <w:p w:rsidR="00AE5FD8" w:rsidRPr="007747E7" w:rsidRDefault="00AE5FD8" w:rsidP="007747E7">
      <w:pPr>
        <w:autoSpaceDE w:val="0"/>
        <w:autoSpaceDN w:val="0"/>
        <w:adjustRightInd w:val="0"/>
        <w:spacing w:after="0" w:line="360" w:lineRule="auto"/>
        <w:ind w:firstLine="709"/>
        <w:jc w:val="both"/>
        <w:rPr>
          <w:rFonts w:ascii="Times New Roman" w:hAnsi="Times New Roman" w:cs="Times New Roman"/>
          <w:sz w:val="28"/>
          <w:szCs w:val="28"/>
        </w:rPr>
      </w:pPr>
      <w:r w:rsidRPr="007747E7">
        <w:rPr>
          <w:rFonts w:ascii="Times New Roman" w:hAnsi="Times New Roman" w:cs="Times New Roman"/>
          <w:sz w:val="28"/>
          <w:szCs w:val="28"/>
        </w:rPr>
        <w:t>-</w:t>
      </w:r>
      <w:r w:rsidRPr="007747E7">
        <w:rPr>
          <w:rFonts w:ascii="Times New Roman" w:hAnsi="Times New Roman" w:cs="Times New Roman"/>
          <w:sz w:val="28"/>
          <w:szCs w:val="28"/>
        </w:rPr>
        <w:tab/>
        <w:t>Сложить инструмент и приспособления в отведенное для хранения место;</w:t>
      </w:r>
    </w:p>
    <w:p w:rsidR="00AE5FD8" w:rsidRPr="007747E7" w:rsidRDefault="00AE5FD8" w:rsidP="007747E7">
      <w:pPr>
        <w:autoSpaceDE w:val="0"/>
        <w:autoSpaceDN w:val="0"/>
        <w:adjustRightInd w:val="0"/>
        <w:spacing w:after="0" w:line="360" w:lineRule="auto"/>
        <w:ind w:firstLine="709"/>
        <w:jc w:val="both"/>
        <w:rPr>
          <w:rFonts w:ascii="Times New Roman" w:hAnsi="Times New Roman" w:cs="Times New Roman"/>
          <w:sz w:val="28"/>
          <w:szCs w:val="28"/>
        </w:rPr>
      </w:pPr>
      <w:r w:rsidRPr="007747E7">
        <w:rPr>
          <w:rFonts w:ascii="Times New Roman" w:hAnsi="Times New Roman" w:cs="Times New Roman"/>
          <w:sz w:val="28"/>
          <w:szCs w:val="28"/>
        </w:rPr>
        <w:t>-</w:t>
      </w:r>
      <w:r w:rsidRPr="007747E7">
        <w:rPr>
          <w:rFonts w:ascii="Times New Roman" w:hAnsi="Times New Roman" w:cs="Times New Roman"/>
          <w:sz w:val="28"/>
          <w:szCs w:val="28"/>
        </w:rPr>
        <w:tab/>
        <w:t>Выбросить весь мусор и остатки материалов в контейнеры для отходов;</w:t>
      </w:r>
    </w:p>
    <w:p w:rsidR="00AE5FD8" w:rsidRPr="007747E7" w:rsidRDefault="00AE5FD8" w:rsidP="007747E7">
      <w:pPr>
        <w:autoSpaceDE w:val="0"/>
        <w:autoSpaceDN w:val="0"/>
        <w:adjustRightInd w:val="0"/>
        <w:spacing w:after="0" w:line="360" w:lineRule="auto"/>
        <w:ind w:firstLine="709"/>
        <w:jc w:val="both"/>
        <w:rPr>
          <w:rFonts w:ascii="Times New Roman" w:hAnsi="Times New Roman" w:cs="Times New Roman"/>
          <w:sz w:val="28"/>
          <w:szCs w:val="28"/>
        </w:rPr>
      </w:pPr>
      <w:r w:rsidRPr="007747E7">
        <w:rPr>
          <w:rFonts w:ascii="Times New Roman" w:hAnsi="Times New Roman" w:cs="Times New Roman"/>
          <w:sz w:val="28"/>
          <w:szCs w:val="28"/>
        </w:rPr>
        <w:t>-</w:t>
      </w:r>
      <w:r w:rsidRPr="007747E7">
        <w:rPr>
          <w:rFonts w:ascii="Times New Roman" w:hAnsi="Times New Roman" w:cs="Times New Roman"/>
          <w:sz w:val="28"/>
          <w:szCs w:val="28"/>
        </w:rPr>
        <w:tab/>
        <w:t>Вымыть стол от гидрофоба;</w:t>
      </w:r>
    </w:p>
    <w:p w:rsidR="00AE5FD8" w:rsidRPr="007747E7" w:rsidRDefault="00AE5FD8" w:rsidP="007747E7">
      <w:pPr>
        <w:autoSpaceDE w:val="0"/>
        <w:autoSpaceDN w:val="0"/>
        <w:adjustRightInd w:val="0"/>
        <w:spacing w:after="0" w:line="360" w:lineRule="auto"/>
        <w:ind w:firstLine="709"/>
        <w:jc w:val="both"/>
        <w:rPr>
          <w:rFonts w:ascii="Times New Roman" w:hAnsi="Times New Roman" w:cs="Times New Roman"/>
          <w:sz w:val="28"/>
          <w:szCs w:val="28"/>
        </w:rPr>
      </w:pPr>
      <w:r w:rsidRPr="007747E7">
        <w:rPr>
          <w:rFonts w:ascii="Times New Roman" w:hAnsi="Times New Roman" w:cs="Times New Roman"/>
          <w:sz w:val="28"/>
          <w:szCs w:val="28"/>
        </w:rPr>
        <w:t>-</w:t>
      </w:r>
      <w:r w:rsidRPr="007747E7">
        <w:rPr>
          <w:rFonts w:ascii="Times New Roman" w:hAnsi="Times New Roman" w:cs="Times New Roman"/>
          <w:sz w:val="28"/>
          <w:szCs w:val="28"/>
        </w:rPr>
        <w:tab/>
        <w:t>Вымыть руки теплой водой с мылом;</w:t>
      </w:r>
    </w:p>
    <w:p w:rsidR="00AE5FD8" w:rsidRPr="007747E7" w:rsidRDefault="00AE5FD8" w:rsidP="007747E7">
      <w:pPr>
        <w:autoSpaceDE w:val="0"/>
        <w:autoSpaceDN w:val="0"/>
        <w:adjustRightInd w:val="0"/>
        <w:spacing w:after="0" w:line="360" w:lineRule="auto"/>
        <w:ind w:firstLine="709"/>
        <w:jc w:val="both"/>
        <w:rPr>
          <w:rFonts w:ascii="Times New Roman" w:hAnsi="Times New Roman" w:cs="Times New Roman"/>
          <w:sz w:val="28"/>
          <w:szCs w:val="28"/>
        </w:rPr>
      </w:pPr>
      <w:r w:rsidRPr="007747E7">
        <w:rPr>
          <w:rFonts w:ascii="Times New Roman" w:hAnsi="Times New Roman" w:cs="Times New Roman"/>
          <w:sz w:val="28"/>
          <w:szCs w:val="28"/>
        </w:rPr>
        <w:t>-</w:t>
      </w:r>
      <w:r w:rsidRPr="007747E7">
        <w:rPr>
          <w:rFonts w:ascii="Times New Roman" w:hAnsi="Times New Roman" w:cs="Times New Roman"/>
          <w:sz w:val="28"/>
          <w:szCs w:val="28"/>
        </w:rPr>
        <w:tab/>
        <w:t>О всех неполадках, обнаруженных во время работы, доложить ответственному эксперту.</w:t>
      </w:r>
    </w:p>
    <w:p w:rsidR="00AE5FD8" w:rsidRPr="005F0543" w:rsidRDefault="00AE5FD8" w:rsidP="00AE5FD8">
      <w:pPr>
        <w:pStyle w:val="aff1"/>
        <w:tabs>
          <w:tab w:val="left" w:pos="851"/>
          <w:tab w:val="left" w:pos="1985"/>
          <w:tab w:val="left" w:pos="3119"/>
        </w:tabs>
        <w:spacing w:after="0"/>
        <w:ind w:left="0"/>
        <w:rPr>
          <w:rFonts w:ascii="Arial" w:hAnsi="Arial" w:cs="Arial"/>
          <w:sz w:val="24"/>
          <w:szCs w:val="24"/>
        </w:rPr>
      </w:pPr>
    </w:p>
    <w:p w:rsidR="00AE5FD8" w:rsidRDefault="00AE5FD8" w:rsidP="00C27EE6">
      <w:pPr>
        <w:pStyle w:val="aff1"/>
        <w:numPr>
          <w:ilvl w:val="1"/>
          <w:numId w:val="13"/>
        </w:numPr>
        <w:tabs>
          <w:tab w:val="left" w:pos="851"/>
          <w:tab w:val="left" w:pos="1985"/>
          <w:tab w:val="left" w:pos="3119"/>
        </w:tabs>
        <w:spacing w:after="0"/>
        <w:ind w:left="0" w:firstLine="0"/>
        <w:outlineLvl w:val="1"/>
        <w:rPr>
          <w:rFonts w:ascii="Arial" w:hAnsi="Arial" w:cs="Arial"/>
          <w:b/>
          <w:sz w:val="28"/>
          <w:szCs w:val="28"/>
        </w:rPr>
      </w:pPr>
      <w:bookmarkStart w:id="41" w:name="_Toc470796213"/>
      <w:r>
        <w:rPr>
          <w:rFonts w:ascii="Arial" w:hAnsi="Arial" w:cs="Arial"/>
          <w:b/>
          <w:sz w:val="28"/>
          <w:szCs w:val="28"/>
        </w:rPr>
        <w:t>Требования к организации конкурсной площадки.</w:t>
      </w:r>
      <w:bookmarkEnd w:id="41"/>
    </w:p>
    <w:p w:rsidR="00AE5FD8" w:rsidRDefault="00AE5FD8" w:rsidP="00AE5FD8">
      <w:pPr>
        <w:pStyle w:val="aff1"/>
        <w:tabs>
          <w:tab w:val="left" w:pos="851"/>
        </w:tabs>
        <w:ind w:left="0"/>
        <w:rPr>
          <w:rFonts w:ascii="Arial" w:hAnsi="Arial" w:cs="Arial"/>
          <w:sz w:val="24"/>
          <w:szCs w:val="24"/>
        </w:rPr>
      </w:pPr>
    </w:p>
    <w:p w:rsidR="00AE5FD8" w:rsidRPr="007747E7" w:rsidRDefault="00AE5FD8" w:rsidP="007747E7">
      <w:pPr>
        <w:autoSpaceDE w:val="0"/>
        <w:autoSpaceDN w:val="0"/>
        <w:adjustRightInd w:val="0"/>
        <w:spacing w:after="0" w:line="360" w:lineRule="auto"/>
        <w:ind w:firstLine="709"/>
        <w:jc w:val="both"/>
        <w:rPr>
          <w:rFonts w:ascii="Times New Roman" w:hAnsi="Times New Roman" w:cs="Times New Roman"/>
          <w:sz w:val="28"/>
          <w:szCs w:val="28"/>
        </w:rPr>
      </w:pPr>
      <w:r w:rsidRPr="007747E7">
        <w:rPr>
          <w:rFonts w:ascii="Times New Roman" w:hAnsi="Times New Roman" w:cs="Times New Roman"/>
          <w:sz w:val="28"/>
          <w:szCs w:val="28"/>
        </w:rPr>
        <w:lastRenderedPageBreak/>
        <w:t>Конкурсная площадка должна быть оборудованием пожаротушения, минимальным требованием является наличие двух огнетушителей</w:t>
      </w:r>
      <w:ins w:id="42" w:author="Колчев Сергей Олегович" w:date="2017-04-04T10:15:00Z">
        <w:r w:rsidRPr="007747E7">
          <w:rPr>
            <w:rFonts w:ascii="Times New Roman" w:hAnsi="Times New Roman" w:cs="Times New Roman"/>
            <w:sz w:val="28"/>
            <w:szCs w:val="28"/>
          </w:rPr>
          <w:t xml:space="preserve"> </w:t>
        </w:r>
      </w:ins>
      <w:r w:rsidRPr="007747E7">
        <w:rPr>
          <w:rFonts w:ascii="Times New Roman" w:hAnsi="Times New Roman" w:cs="Times New Roman"/>
          <w:sz w:val="28"/>
          <w:szCs w:val="28"/>
        </w:rPr>
        <w:t>ОУ-1 или их аналогов.</w:t>
      </w:r>
    </w:p>
    <w:p w:rsidR="00AE5FD8" w:rsidRPr="007747E7" w:rsidRDefault="00AE5FD8" w:rsidP="007F621A">
      <w:pPr>
        <w:autoSpaceDE w:val="0"/>
        <w:autoSpaceDN w:val="0"/>
        <w:adjustRightInd w:val="0"/>
        <w:spacing w:after="0" w:line="360" w:lineRule="auto"/>
        <w:ind w:firstLine="709"/>
        <w:jc w:val="both"/>
        <w:rPr>
          <w:rFonts w:ascii="Times New Roman" w:hAnsi="Times New Roman" w:cs="Times New Roman"/>
          <w:sz w:val="28"/>
          <w:szCs w:val="28"/>
        </w:rPr>
      </w:pPr>
      <w:r w:rsidRPr="007747E7">
        <w:rPr>
          <w:rFonts w:ascii="Times New Roman" w:hAnsi="Times New Roman" w:cs="Times New Roman"/>
          <w:sz w:val="28"/>
          <w:szCs w:val="28"/>
        </w:rPr>
        <w:t>На каждом рабочем месте участника должно находится три контейнера для отходов, приблизительные размеры прописаны в инфраструктурном листе.</w:t>
      </w:r>
    </w:p>
    <w:p w:rsidR="00AE5FD8" w:rsidRPr="007747E7" w:rsidRDefault="00AE5FD8" w:rsidP="007F621A">
      <w:pPr>
        <w:autoSpaceDE w:val="0"/>
        <w:autoSpaceDN w:val="0"/>
        <w:adjustRightInd w:val="0"/>
        <w:spacing w:after="0" w:line="360" w:lineRule="auto"/>
        <w:ind w:firstLine="709"/>
        <w:jc w:val="both"/>
        <w:rPr>
          <w:rFonts w:ascii="Times New Roman" w:hAnsi="Times New Roman" w:cs="Times New Roman"/>
          <w:sz w:val="28"/>
          <w:szCs w:val="28"/>
        </w:rPr>
      </w:pPr>
      <w:r w:rsidRPr="007747E7">
        <w:rPr>
          <w:rFonts w:ascii="Times New Roman" w:hAnsi="Times New Roman" w:cs="Times New Roman"/>
          <w:sz w:val="28"/>
          <w:szCs w:val="28"/>
        </w:rPr>
        <w:t>-</w:t>
      </w:r>
      <w:r w:rsidRPr="007747E7">
        <w:rPr>
          <w:rFonts w:ascii="Times New Roman" w:hAnsi="Times New Roman" w:cs="Times New Roman"/>
          <w:sz w:val="28"/>
          <w:szCs w:val="28"/>
        </w:rPr>
        <w:tab/>
        <w:t>Большой, пластиковый контейнер для не горючих материалов;</w:t>
      </w:r>
    </w:p>
    <w:p w:rsidR="00AE5FD8" w:rsidRPr="007747E7" w:rsidRDefault="00AE5FD8" w:rsidP="007F621A">
      <w:pPr>
        <w:autoSpaceDE w:val="0"/>
        <w:autoSpaceDN w:val="0"/>
        <w:adjustRightInd w:val="0"/>
        <w:spacing w:after="0" w:line="360" w:lineRule="auto"/>
        <w:ind w:firstLine="709"/>
        <w:jc w:val="both"/>
        <w:rPr>
          <w:rFonts w:ascii="Times New Roman" w:hAnsi="Times New Roman" w:cs="Times New Roman"/>
          <w:sz w:val="28"/>
          <w:szCs w:val="28"/>
        </w:rPr>
      </w:pPr>
      <w:r w:rsidRPr="007747E7">
        <w:rPr>
          <w:rFonts w:ascii="Times New Roman" w:hAnsi="Times New Roman" w:cs="Times New Roman"/>
          <w:sz w:val="28"/>
          <w:szCs w:val="28"/>
        </w:rPr>
        <w:t>-</w:t>
      </w:r>
      <w:r w:rsidRPr="007747E7">
        <w:rPr>
          <w:rFonts w:ascii="Times New Roman" w:hAnsi="Times New Roman" w:cs="Times New Roman"/>
          <w:sz w:val="28"/>
          <w:szCs w:val="28"/>
        </w:rPr>
        <w:tab/>
        <w:t>Средний, металлический контейнер с крышкой для легковоспламеняющихся материалов;</w:t>
      </w:r>
    </w:p>
    <w:p w:rsidR="00AE5FD8" w:rsidRPr="007747E7" w:rsidRDefault="00AE5FD8" w:rsidP="007F621A">
      <w:pPr>
        <w:autoSpaceDE w:val="0"/>
        <w:autoSpaceDN w:val="0"/>
        <w:adjustRightInd w:val="0"/>
        <w:spacing w:after="0" w:line="360" w:lineRule="auto"/>
        <w:ind w:firstLine="709"/>
        <w:jc w:val="both"/>
        <w:rPr>
          <w:rFonts w:ascii="Times New Roman" w:hAnsi="Times New Roman" w:cs="Times New Roman"/>
          <w:sz w:val="28"/>
          <w:szCs w:val="28"/>
        </w:rPr>
      </w:pPr>
      <w:r w:rsidRPr="007747E7">
        <w:rPr>
          <w:rFonts w:ascii="Times New Roman" w:hAnsi="Times New Roman" w:cs="Times New Roman"/>
          <w:sz w:val="28"/>
          <w:szCs w:val="28"/>
        </w:rPr>
        <w:t>-</w:t>
      </w:r>
      <w:r w:rsidRPr="007747E7">
        <w:rPr>
          <w:rFonts w:ascii="Times New Roman" w:hAnsi="Times New Roman" w:cs="Times New Roman"/>
          <w:sz w:val="28"/>
          <w:szCs w:val="28"/>
        </w:rPr>
        <w:tab/>
        <w:t>Маленький, пластиковый контейнер с крышкой фиксатором для остатков оптического волокна.</w:t>
      </w:r>
    </w:p>
    <w:p w:rsidR="00AE5FD8" w:rsidRPr="007747E7" w:rsidRDefault="00AE5FD8" w:rsidP="007747E7">
      <w:pPr>
        <w:autoSpaceDE w:val="0"/>
        <w:autoSpaceDN w:val="0"/>
        <w:adjustRightInd w:val="0"/>
        <w:spacing w:after="0" w:line="360" w:lineRule="auto"/>
        <w:ind w:firstLine="709"/>
        <w:jc w:val="both"/>
        <w:rPr>
          <w:rFonts w:ascii="Times New Roman" w:hAnsi="Times New Roman" w:cs="Times New Roman"/>
          <w:sz w:val="28"/>
          <w:szCs w:val="28"/>
        </w:rPr>
      </w:pPr>
      <w:r w:rsidRPr="007747E7">
        <w:rPr>
          <w:rFonts w:ascii="Times New Roman" w:hAnsi="Times New Roman" w:cs="Times New Roman"/>
          <w:sz w:val="28"/>
          <w:szCs w:val="28"/>
        </w:rPr>
        <w:t xml:space="preserve">Наличие на каждом рабочем месте комплекта защитных перчаток должно быть  прописано в инфраструктурном листе. </w:t>
      </w:r>
    </w:p>
    <w:p w:rsidR="00AE5FD8" w:rsidRPr="007747E7" w:rsidRDefault="00AE5FD8" w:rsidP="007747E7">
      <w:pPr>
        <w:autoSpaceDE w:val="0"/>
        <w:autoSpaceDN w:val="0"/>
        <w:adjustRightInd w:val="0"/>
        <w:spacing w:after="0" w:line="360" w:lineRule="auto"/>
        <w:ind w:firstLine="709"/>
        <w:jc w:val="both"/>
        <w:rPr>
          <w:rFonts w:ascii="Times New Roman" w:hAnsi="Times New Roman" w:cs="Times New Roman"/>
          <w:sz w:val="28"/>
          <w:szCs w:val="28"/>
        </w:rPr>
      </w:pPr>
      <w:r w:rsidRPr="007747E7">
        <w:rPr>
          <w:rFonts w:ascii="Times New Roman" w:hAnsi="Times New Roman" w:cs="Times New Roman"/>
          <w:sz w:val="28"/>
          <w:szCs w:val="28"/>
        </w:rPr>
        <w:t>Ёмкости, содержащие жидкости, должны иметь этикетку о составе жидкости, а также иметь, при необходимости, надпись «Яд», «Огнеопасно» и др., в зависимости от своих свойств.</w:t>
      </w:r>
    </w:p>
    <w:p w:rsidR="00AE5FD8" w:rsidRPr="007747E7" w:rsidRDefault="00AE5FD8" w:rsidP="007747E7">
      <w:pPr>
        <w:autoSpaceDE w:val="0"/>
        <w:autoSpaceDN w:val="0"/>
        <w:adjustRightInd w:val="0"/>
        <w:spacing w:after="0" w:line="360" w:lineRule="auto"/>
        <w:ind w:firstLine="709"/>
        <w:jc w:val="both"/>
        <w:rPr>
          <w:rFonts w:ascii="Times New Roman" w:hAnsi="Times New Roman" w:cs="Times New Roman"/>
          <w:sz w:val="28"/>
          <w:szCs w:val="28"/>
        </w:rPr>
      </w:pPr>
      <w:r w:rsidRPr="007747E7">
        <w:rPr>
          <w:rFonts w:ascii="Times New Roman" w:hAnsi="Times New Roman" w:cs="Times New Roman"/>
          <w:sz w:val="28"/>
          <w:szCs w:val="28"/>
        </w:rPr>
        <w:t>Все точки электропитания 220В должны иметь заземление.</w:t>
      </w:r>
    </w:p>
    <w:p w:rsidR="00FC4367" w:rsidRDefault="00AE5FD8" w:rsidP="007747E7">
      <w:pPr>
        <w:autoSpaceDE w:val="0"/>
        <w:autoSpaceDN w:val="0"/>
        <w:adjustRightInd w:val="0"/>
        <w:spacing w:after="0" w:line="360" w:lineRule="auto"/>
        <w:ind w:firstLine="709"/>
        <w:jc w:val="both"/>
        <w:rPr>
          <w:rFonts w:ascii="Times New Roman" w:hAnsi="Times New Roman" w:cs="Times New Roman"/>
          <w:sz w:val="28"/>
          <w:szCs w:val="28"/>
        </w:rPr>
      </w:pPr>
      <w:r w:rsidRPr="007747E7">
        <w:rPr>
          <w:rFonts w:ascii="Times New Roman" w:hAnsi="Times New Roman" w:cs="Times New Roman"/>
          <w:sz w:val="28"/>
          <w:szCs w:val="28"/>
        </w:rPr>
        <w:t xml:space="preserve">На площадке в обязательно порядке должна находиться аптечка для оказания первой медицинской помощи, в случае необходимости таковой. </w:t>
      </w:r>
    </w:p>
    <w:p w:rsidR="00FC4367" w:rsidRPr="00FC4367" w:rsidRDefault="00FC4367" w:rsidP="007747E7">
      <w:pPr>
        <w:autoSpaceDE w:val="0"/>
        <w:autoSpaceDN w:val="0"/>
        <w:adjustRightInd w:val="0"/>
        <w:spacing w:after="0" w:line="360" w:lineRule="auto"/>
        <w:ind w:firstLine="709"/>
        <w:jc w:val="both"/>
        <w:rPr>
          <w:rFonts w:ascii="Times New Roman" w:hAnsi="Times New Roman" w:cs="Times New Roman"/>
          <w:b/>
          <w:sz w:val="28"/>
          <w:szCs w:val="28"/>
        </w:rPr>
      </w:pPr>
      <w:r w:rsidRPr="00FC4367">
        <w:rPr>
          <w:rFonts w:ascii="Times New Roman" w:hAnsi="Times New Roman" w:cs="Times New Roman"/>
          <w:b/>
          <w:sz w:val="28"/>
          <w:szCs w:val="28"/>
        </w:rPr>
        <w:t>Внимание!</w:t>
      </w:r>
    </w:p>
    <w:p w:rsidR="00FC4367" w:rsidRDefault="00FC4367" w:rsidP="007747E7">
      <w:pPr>
        <w:autoSpaceDE w:val="0"/>
        <w:autoSpaceDN w:val="0"/>
        <w:adjustRightInd w:val="0"/>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За нарушение требований охраны труда применяются:</w:t>
      </w:r>
    </w:p>
    <w:p w:rsidR="00FC4367" w:rsidRPr="00FC4367" w:rsidRDefault="00FC4367" w:rsidP="00FC4367">
      <w:pPr>
        <w:pStyle w:val="aff1"/>
        <w:numPr>
          <w:ilvl w:val="0"/>
          <w:numId w:val="18"/>
        </w:numPr>
        <w:autoSpaceDE w:val="0"/>
        <w:autoSpaceDN w:val="0"/>
        <w:adjustRightInd w:val="0"/>
        <w:spacing w:after="0" w:line="360" w:lineRule="auto"/>
        <w:jc w:val="both"/>
        <w:rPr>
          <w:rFonts w:ascii="Times New Roman" w:hAnsi="Times New Roman"/>
          <w:sz w:val="28"/>
          <w:szCs w:val="28"/>
        </w:rPr>
      </w:pPr>
      <w:r w:rsidRPr="00FC4367">
        <w:rPr>
          <w:rFonts w:ascii="Times New Roman" w:hAnsi="Times New Roman"/>
          <w:sz w:val="28"/>
          <w:szCs w:val="28"/>
        </w:rPr>
        <w:t>Предупреждение</w:t>
      </w:r>
      <w:r>
        <w:rPr>
          <w:rFonts w:ascii="Times New Roman" w:hAnsi="Times New Roman"/>
          <w:sz w:val="28"/>
          <w:szCs w:val="28"/>
        </w:rPr>
        <w:t>;</w:t>
      </w:r>
    </w:p>
    <w:p w:rsidR="00FC4367" w:rsidRPr="00FC4367" w:rsidRDefault="00FC4367" w:rsidP="00FC4367">
      <w:pPr>
        <w:pStyle w:val="aff1"/>
        <w:numPr>
          <w:ilvl w:val="0"/>
          <w:numId w:val="18"/>
        </w:numPr>
        <w:autoSpaceDE w:val="0"/>
        <w:autoSpaceDN w:val="0"/>
        <w:adjustRightInd w:val="0"/>
        <w:spacing w:after="0" w:line="360" w:lineRule="auto"/>
        <w:jc w:val="both"/>
        <w:rPr>
          <w:rFonts w:ascii="Times New Roman" w:hAnsi="Times New Roman"/>
          <w:sz w:val="28"/>
          <w:szCs w:val="28"/>
        </w:rPr>
      </w:pPr>
      <w:r w:rsidRPr="00FC4367">
        <w:rPr>
          <w:rFonts w:ascii="Times New Roman" w:hAnsi="Times New Roman"/>
          <w:sz w:val="28"/>
          <w:szCs w:val="28"/>
        </w:rPr>
        <w:t>Повторный инструктаж;</w:t>
      </w:r>
    </w:p>
    <w:p w:rsidR="007747E7" w:rsidRPr="00FC4367" w:rsidRDefault="00FC4367" w:rsidP="00FC4367">
      <w:pPr>
        <w:pStyle w:val="aff1"/>
        <w:numPr>
          <w:ilvl w:val="0"/>
          <w:numId w:val="18"/>
        </w:numPr>
        <w:autoSpaceDE w:val="0"/>
        <w:autoSpaceDN w:val="0"/>
        <w:adjustRightInd w:val="0"/>
        <w:spacing w:after="0" w:line="360" w:lineRule="auto"/>
        <w:jc w:val="both"/>
        <w:rPr>
          <w:rFonts w:ascii="Times New Roman" w:hAnsi="Times New Roman"/>
          <w:sz w:val="28"/>
          <w:szCs w:val="28"/>
        </w:rPr>
      </w:pPr>
      <w:r w:rsidRPr="00FC4367">
        <w:rPr>
          <w:rFonts w:ascii="Times New Roman" w:hAnsi="Times New Roman"/>
          <w:sz w:val="28"/>
          <w:szCs w:val="28"/>
        </w:rPr>
        <w:t>Отстранение от выполнения конкурсного задания полностью или на текущий соревновательный день</w:t>
      </w:r>
      <w:r>
        <w:rPr>
          <w:rFonts w:ascii="Times New Roman" w:hAnsi="Times New Roman"/>
          <w:sz w:val="28"/>
          <w:szCs w:val="28"/>
        </w:rPr>
        <w:t>.</w:t>
      </w:r>
      <w:r w:rsidR="007747E7" w:rsidRPr="00FC4367">
        <w:rPr>
          <w:rFonts w:ascii="Times New Roman" w:hAnsi="Times New Roman"/>
          <w:sz w:val="34"/>
          <w:szCs w:val="34"/>
        </w:rPr>
        <w:br w:type="page"/>
      </w:r>
    </w:p>
    <w:p w:rsidR="00DE39D8" w:rsidRPr="009955F8" w:rsidRDefault="00DE39D8" w:rsidP="00DE39D8">
      <w:pPr>
        <w:pStyle w:val="-1"/>
        <w:rPr>
          <w:rFonts w:ascii="Times New Roman" w:hAnsi="Times New Roman"/>
          <w:sz w:val="34"/>
          <w:szCs w:val="34"/>
        </w:rPr>
      </w:pPr>
      <w:r w:rsidRPr="009955F8">
        <w:rPr>
          <w:rFonts w:ascii="Times New Roman" w:hAnsi="Times New Roman"/>
          <w:sz w:val="34"/>
          <w:szCs w:val="34"/>
        </w:rPr>
        <w:lastRenderedPageBreak/>
        <w:t>8. МАТЕРИАЛЫ И ОБОРУДОВАНИЕ</w:t>
      </w:r>
      <w:bookmarkEnd w:id="40"/>
    </w:p>
    <w:p w:rsidR="00DE39D8" w:rsidRPr="0064491A" w:rsidRDefault="0064491A" w:rsidP="0064491A">
      <w:pPr>
        <w:pStyle w:val="-2"/>
        <w:spacing w:before="0" w:after="0"/>
        <w:ind w:firstLine="709"/>
        <w:rPr>
          <w:rFonts w:ascii="Times New Roman" w:hAnsi="Times New Roman"/>
          <w:szCs w:val="28"/>
        </w:rPr>
      </w:pPr>
      <w:bookmarkStart w:id="43" w:name="_Toc489607712"/>
      <w:r w:rsidRPr="0064491A">
        <w:rPr>
          <w:rFonts w:ascii="Times New Roman" w:hAnsi="Times New Roman"/>
          <w:szCs w:val="28"/>
        </w:rPr>
        <w:t>8.1. ИНФРАСТРУКТУРНЫЙ ЛИСТ</w:t>
      </w:r>
      <w:bookmarkEnd w:id="43"/>
    </w:p>
    <w:p w:rsidR="00953113" w:rsidRPr="0029547E" w:rsidRDefault="00953113" w:rsidP="0029547E">
      <w:pPr>
        <w:autoSpaceDE w:val="0"/>
        <w:autoSpaceDN w:val="0"/>
        <w:adjustRightInd w:val="0"/>
        <w:spacing w:after="0" w:line="360" w:lineRule="auto"/>
        <w:ind w:firstLine="709"/>
        <w:jc w:val="both"/>
        <w:rPr>
          <w:rFonts w:ascii="Times New Roman" w:hAnsi="Times New Roman" w:cs="Times New Roman"/>
          <w:sz w:val="28"/>
          <w:szCs w:val="28"/>
        </w:rPr>
      </w:pPr>
      <w:r w:rsidRPr="0029547E">
        <w:rPr>
          <w:rFonts w:ascii="Times New Roman" w:hAnsi="Times New Roman" w:cs="Times New Roman"/>
          <w:sz w:val="28"/>
          <w:szCs w:val="28"/>
        </w:rPr>
        <w:t xml:space="preserve">Инфраструктурный лист включает в себя всю инфраструктуру, оборудование и расходные материалы, которые необходимы для выполнения Конкурсного задания. Инфраструктурный лист обязан содержать пример данного оборудования и </w:t>
      </w:r>
      <w:r w:rsidR="00A27EE4" w:rsidRPr="0029547E">
        <w:rPr>
          <w:rFonts w:ascii="Times New Roman" w:hAnsi="Times New Roman" w:cs="Times New Roman"/>
          <w:sz w:val="28"/>
          <w:szCs w:val="28"/>
        </w:rPr>
        <w:t xml:space="preserve">его </w:t>
      </w:r>
      <w:r w:rsidRPr="0029547E">
        <w:rPr>
          <w:rFonts w:ascii="Times New Roman" w:hAnsi="Times New Roman" w:cs="Times New Roman"/>
          <w:sz w:val="28"/>
          <w:szCs w:val="28"/>
        </w:rPr>
        <w:t xml:space="preserve">чёткие и понятные характеристики </w:t>
      </w:r>
      <w:r w:rsidR="00A27EE4" w:rsidRPr="0029547E">
        <w:rPr>
          <w:rFonts w:ascii="Times New Roman" w:hAnsi="Times New Roman" w:cs="Times New Roman"/>
          <w:sz w:val="28"/>
          <w:szCs w:val="28"/>
        </w:rPr>
        <w:t>в случае возможности приобретения аналогов</w:t>
      </w:r>
      <w:r w:rsidRPr="0029547E">
        <w:rPr>
          <w:rFonts w:ascii="Times New Roman" w:hAnsi="Times New Roman" w:cs="Times New Roman"/>
          <w:sz w:val="28"/>
          <w:szCs w:val="28"/>
        </w:rPr>
        <w:t>.</w:t>
      </w:r>
      <w:r w:rsidR="00A27EE4" w:rsidRPr="0029547E">
        <w:rPr>
          <w:rFonts w:ascii="Times New Roman" w:hAnsi="Times New Roman" w:cs="Times New Roman"/>
          <w:sz w:val="28"/>
          <w:szCs w:val="28"/>
        </w:rPr>
        <w:t xml:space="preserve"> </w:t>
      </w:r>
    </w:p>
    <w:p w:rsidR="00A27EE4" w:rsidRPr="0029547E" w:rsidRDefault="00A27EE4" w:rsidP="0029547E">
      <w:pPr>
        <w:autoSpaceDE w:val="0"/>
        <w:autoSpaceDN w:val="0"/>
        <w:adjustRightInd w:val="0"/>
        <w:spacing w:after="0" w:line="360" w:lineRule="auto"/>
        <w:ind w:firstLine="709"/>
        <w:jc w:val="both"/>
        <w:rPr>
          <w:rFonts w:ascii="Times New Roman" w:hAnsi="Times New Roman" w:cs="Times New Roman"/>
          <w:sz w:val="28"/>
          <w:szCs w:val="28"/>
        </w:rPr>
      </w:pPr>
      <w:r w:rsidRPr="0029547E">
        <w:rPr>
          <w:rFonts w:ascii="Times New Roman" w:hAnsi="Times New Roman" w:cs="Times New Roman"/>
          <w:sz w:val="28"/>
          <w:szCs w:val="28"/>
        </w:rPr>
        <w:t>При разработке Инфраструктурного листа для конкретного чемпионата необходимо руководствоваться Инфраструктурным листом, размещённым на форуме экспертов Менеджером компетенции. Все изменения в Инфраструктурном листе должны согласовываться с Менеджером компетенции в обязательном порядке.</w:t>
      </w:r>
    </w:p>
    <w:p w:rsidR="00DE39D8" w:rsidRPr="0029547E" w:rsidRDefault="00DE39D8" w:rsidP="0029547E">
      <w:pPr>
        <w:autoSpaceDE w:val="0"/>
        <w:autoSpaceDN w:val="0"/>
        <w:adjustRightInd w:val="0"/>
        <w:spacing w:after="0" w:line="360" w:lineRule="auto"/>
        <w:ind w:firstLine="709"/>
        <w:jc w:val="both"/>
        <w:rPr>
          <w:rFonts w:ascii="Times New Roman" w:hAnsi="Times New Roman" w:cs="Times New Roman"/>
          <w:sz w:val="28"/>
          <w:szCs w:val="28"/>
        </w:rPr>
      </w:pPr>
      <w:r w:rsidRPr="0029547E">
        <w:rPr>
          <w:rFonts w:ascii="Times New Roman" w:hAnsi="Times New Roman" w:cs="Times New Roman"/>
          <w:sz w:val="28"/>
          <w:szCs w:val="28"/>
        </w:rPr>
        <w:t xml:space="preserve">На каждом конкурсе технический эксперт должен проводить учет элементов инфраструктуры. Список не </w:t>
      </w:r>
      <w:r w:rsidR="00A27EE4" w:rsidRPr="0029547E">
        <w:rPr>
          <w:rFonts w:ascii="Times New Roman" w:hAnsi="Times New Roman" w:cs="Times New Roman"/>
          <w:sz w:val="28"/>
          <w:szCs w:val="28"/>
        </w:rPr>
        <w:t>должен включать</w:t>
      </w:r>
      <w:r w:rsidRPr="0029547E">
        <w:rPr>
          <w:rFonts w:ascii="Times New Roman" w:hAnsi="Times New Roman" w:cs="Times New Roman"/>
          <w:sz w:val="28"/>
          <w:szCs w:val="28"/>
        </w:rPr>
        <w:t xml:space="preserve"> элементы, которые попросили включить в него </w:t>
      </w:r>
      <w:r w:rsidR="0056194A">
        <w:rPr>
          <w:rFonts w:ascii="Times New Roman" w:hAnsi="Times New Roman" w:cs="Times New Roman"/>
          <w:sz w:val="28"/>
          <w:szCs w:val="28"/>
        </w:rPr>
        <w:t>эксперты или конкурсанты, а так</w:t>
      </w:r>
      <w:r w:rsidRPr="0029547E">
        <w:rPr>
          <w:rFonts w:ascii="Times New Roman" w:hAnsi="Times New Roman" w:cs="Times New Roman"/>
          <w:sz w:val="28"/>
          <w:szCs w:val="28"/>
        </w:rPr>
        <w:t>же запрещенные элементы.</w:t>
      </w:r>
    </w:p>
    <w:p w:rsidR="00A27EE4" w:rsidRPr="0029547E" w:rsidRDefault="00A27EE4" w:rsidP="0029547E">
      <w:pPr>
        <w:autoSpaceDE w:val="0"/>
        <w:autoSpaceDN w:val="0"/>
        <w:adjustRightInd w:val="0"/>
        <w:spacing w:after="0" w:line="360" w:lineRule="auto"/>
        <w:ind w:firstLine="709"/>
        <w:jc w:val="both"/>
        <w:rPr>
          <w:rFonts w:ascii="Times New Roman" w:hAnsi="Times New Roman" w:cs="Times New Roman"/>
          <w:sz w:val="28"/>
          <w:szCs w:val="28"/>
        </w:rPr>
      </w:pPr>
      <w:r w:rsidRPr="0029547E">
        <w:rPr>
          <w:rFonts w:ascii="Times New Roman" w:hAnsi="Times New Roman" w:cs="Times New Roman"/>
          <w:sz w:val="28"/>
          <w:szCs w:val="28"/>
        </w:rPr>
        <w:t xml:space="preserve">По итогам </w:t>
      </w:r>
      <w:r w:rsidR="005E30DC">
        <w:rPr>
          <w:rFonts w:ascii="Times New Roman" w:hAnsi="Times New Roman" w:cs="Times New Roman"/>
          <w:sz w:val="28"/>
          <w:szCs w:val="28"/>
        </w:rPr>
        <w:t>соревнования</w:t>
      </w:r>
      <w:r w:rsidR="009F57C0" w:rsidRPr="0029547E">
        <w:rPr>
          <w:rFonts w:ascii="Times New Roman" w:hAnsi="Times New Roman" w:cs="Times New Roman"/>
          <w:sz w:val="28"/>
          <w:szCs w:val="28"/>
        </w:rPr>
        <w:t>, в случае необходимости,</w:t>
      </w:r>
      <w:r w:rsidRPr="0029547E">
        <w:rPr>
          <w:rFonts w:ascii="Times New Roman" w:hAnsi="Times New Roman" w:cs="Times New Roman"/>
          <w:sz w:val="28"/>
          <w:szCs w:val="28"/>
        </w:rPr>
        <w:t xml:space="preserve"> Технический эксперт и Главный эксперт должны дать рекомендации Оргкомитету чемпионата и Менеджеру компетенции о </w:t>
      </w:r>
      <w:r w:rsidR="009F57C0" w:rsidRPr="0029547E">
        <w:rPr>
          <w:rFonts w:ascii="Times New Roman" w:hAnsi="Times New Roman" w:cs="Times New Roman"/>
          <w:sz w:val="28"/>
          <w:szCs w:val="28"/>
        </w:rPr>
        <w:t>изменениях в Инфраструктурном листе.</w:t>
      </w:r>
    </w:p>
    <w:p w:rsidR="00DE39D8" w:rsidRPr="0029547E" w:rsidRDefault="0029547E" w:rsidP="0029547E">
      <w:pPr>
        <w:pStyle w:val="-2"/>
        <w:spacing w:before="0" w:after="0"/>
        <w:ind w:firstLine="709"/>
        <w:rPr>
          <w:rFonts w:ascii="Times New Roman" w:hAnsi="Times New Roman"/>
          <w:szCs w:val="28"/>
        </w:rPr>
      </w:pPr>
      <w:bookmarkStart w:id="44" w:name="_Toc489607713"/>
      <w:r w:rsidRPr="0029547E">
        <w:rPr>
          <w:rFonts w:ascii="Times New Roman" w:hAnsi="Times New Roman"/>
          <w:szCs w:val="28"/>
        </w:rPr>
        <w:t>8.2. МАТЕРИАЛЫ, ОБОРУДОВАНИЕ И ИНСТРУМЕНТЫ В ИНСТРУМЕНТАЛЬНОМ ЯЩИКЕ (ТУЛБОКС, TOOLBOX)</w:t>
      </w:r>
      <w:bookmarkEnd w:id="44"/>
    </w:p>
    <w:p w:rsidR="00742B7A" w:rsidRDefault="00742B7A" w:rsidP="00742B7A">
      <w:pPr>
        <w:pStyle w:val="aff1"/>
        <w:tabs>
          <w:tab w:val="left" w:pos="851"/>
          <w:tab w:val="left" w:pos="1985"/>
          <w:tab w:val="left" w:pos="3119"/>
        </w:tabs>
        <w:spacing w:after="0"/>
        <w:ind w:left="0"/>
        <w:rPr>
          <w:rFonts w:ascii="Arial" w:hAnsi="Arial" w:cs="Arial"/>
          <w:sz w:val="24"/>
          <w:szCs w:val="24"/>
        </w:rPr>
      </w:pPr>
      <w:bookmarkStart w:id="45" w:name="_Toc489607714"/>
    </w:p>
    <w:p w:rsidR="00742B7A" w:rsidRPr="007F621A" w:rsidRDefault="00742B7A" w:rsidP="00C25A89">
      <w:pPr>
        <w:pStyle w:val="aff1"/>
        <w:numPr>
          <w:ilvl w:val="0"/>
          <w:numId w:val="20"/>
        </w:numPr>
        <w:tabs>
          <w:tab w:val="left" w:pos="851"/>
          <w:tab w:val="left" w:pos="1985"/>
          <w:tab w:val="left" w:pos="3119"/>
        </w:tabs>
        <w:spacing w:after="0"/>
        <w:jc w:val="both"/>
        <w:rPr>
          <w:rFonts w:ascii="Times New Roman" w:eastAsiaTheme="minorHAnsi" w:hAnsi="Times New Roman"/>
          <w:sz w:val="28"/>
          <w:szCs w:val="28"/>
        </w:rPr>
      </w:pPr>
      <w:r w:rsidRPr="00742B7A">
        <w:rPr>
          <w:rFonts w:ascii="Times New Roman" w:eastAsiaTheme="minorHAnsi" w:hAnsi="Times New Roman"/>
          <w:sz w:val="28"/>
          <w:szCs w:val="28"/>
        </w:rPr>
        <w:t>-</w:t>
      </w:r>
      <w:r w:rsidRPr="00742B7A">
        <w:rPr>
          <w:rFonts w:ascii="Times New Roman" w:eastAsiaTheme="minorHAnsi" w:hAnsi="Times New Roman"/>
          <w:sz w:val="28"/>
          <w:szCs w:val="28"/>
        </w:rPr>
        <w:tab/>
        <w:t>Аппарат для сварки оптических волокон с юстировкой волокон по сердцевине,</w:t>
      </w:r>
      <w:r w:rsidR="007F621A">
        <w:rPr>
          <w:rFonts w:ascii="Times New Roman" w:eastAsiaTheme="minorHAnsi" w:hAnsi="Times New Roman"/>
          <w:sz w:val="28"/>
          <w:szCs w:val="28"/>
        </w:rPr>
        <w:t xml:space="preserve"> аккумулятором и шнуром питания (</w:t>
      </w:r>
      <w:r w:rsidRPr="007F621A">
        <w:rPr>
          <w:rFonts w:ascii="Times New Roman" w:eastAsiaTheme="minorHAnsi" w:hAnsi="Times New Roman"/>
          <w:sz w:val="28"/>
          <w:szCs w:val="28"/>
        </w:rPr>
        <w:t>На команду 1(ОДИН) сварочный аппарат)</w:t>
      </w:r>
      <w:r w:rsidR="007F621A">
        <w:rPr>
          <w:rFonts w:ascii="Times New Roman" w:eastAsiaTheme="minorHAnsi" w:hAnsi="Times New Roman"/>
          <w:sz w:val="28"/>
          <w:szCs w:val="28"/>
        </w:rPr>
        <w:t>;</w:t>
      </w:r>
    </w:p>
    <w:p w:rsidR="00742B7A" w:rsidRPr="00742B7A" w:rsidRDefault="00742B7A" w:rsidP="00C25A89">
      <w:pPr>
        <w:pStyle w:val="aff1"/>
        <w:numPr>
          <w:ilvl w:val="0"/>
          <w:numId w:val="20"/>
        </w:numPr>
        <w:tabs>
          <w:tab w:val="left" w:pos="851"/>
        </w:tabs>
        <w:spacing w:before="240"/>
        <w:jc w:val="both"/>
        <w:rPr>
          <w:rFonts w:ascii="Times New Roman" w:eastAsiaTheme="minorHAnsi" w:hAnsi="Times New Roman"/>
          <w:sz w:val="28"/>
          <w:szCs w:val="28"/>
        </w:rPr>
      </w:pPr>
      <w:r w:rsidRPr="00742B7A">
        <w:rPr>
          <w:rFonts w:ascii="Times New Roman" w:eastAsiaTheme="minorHAnsi" w:hAnsi="Times New Roman"/>
          <w:sz w:val="28"/>
          <w:szCs w:val="28"/>
        </w:rPr>
        <w:t>-</w:t>
      </w:r>
      <w:r w:rsidRPr="00742B7A">
        <w:rPr>
          <w:rFonts w:ascii="Times New Roman" w:eastAsiaTheme="minorHAnsi" w:hAnsi="Times New Roman"/>
          <w:sz w:val="28"/>
          <w:szCs w:val="28"/>
        </w:rPr>
        <w:tab/>
        <w:t>Рефлектометр оптический с действующим свидетельством о поверке</w:t>
      </w:r>
    </w:p>
    <w:p w:rsidR="00742B7A" w:rsidRPr="00742B7A" w:rsidRDefault="00742B7A" w:rsidP="00C25A89">
      <w:pPr>
        <w:pStyle w:val="aff1"/>
        <w:numPr>
          <w:ilvl w:val="1"/>
          <w:numId w:val="20"/>
        </w:numPr>
        <w:tabs>
          <w:tab w:val="left" w:pos="851"/>
        </w:tabs>
        <w:spacing w:before="240"/>
        <w:jc w:val="both"/>
        <w:rPr>
          <w:rFonts w:ascii="Times New Roman" w:eastAsiaTheme="minorHAnsi" w:hAnsi="Times New Roman"/>
          <w:b/>
          <w:bCs/>
          <w:sz w:val="28"/>
          <w:szCs w:val="28"/>
        </w:rPr>
      </w:pPr>
      <w:r w:rsidRPr="00742B7A">
        <w:rPr>
          <w:rFonts w:ascii="Times New Roman" w:eastAsiaTheme="minorHAnsi" w:hAnsi="Times New Roman"/>
          <w:sz w:val="28"/>
          <w:szCs w:val="28"/>
        </w:rPr>
        <w:t>(с функцией высокого разрешения и малыми мертвыми зонами по событию и затуханию</w:t>
      </w:r>
      <w:r w:rsidRPr="00742B7A">
        <w:rPr>
          <w:rFonts w:ascii="Times New Roman" w:eastAsiaTheme="minorHAnsi" w:hAnsi="Times New Roman"/>
          <w:b/>
          <w:bCs/>
          <w:sz w:val="28"/>
          <w:szCs w:val="28"/>
        </w:rPr>
        <w:t>;</w:t>
      </w:r>
    </w:p>
    <w:p w:rsidR="00742B7A" w:rsidRPr="00742B7A" w:rsidRDefault="00742B7A" w:rsidP="00C25A89">
      <w:pPr>
        <w:pStyle w:val="aff1"/>
        <w:numPr>
          <w:ilvl w:val="0"/>
          <w:numId w:val="20"/>
        </w:numPr>
        <w:tabs>
          <w:tab w:val="left" w:pos="0"/>
          <w:tab w:val="left" w:pos="1985"/>
          <w:tab w:val="left" w:pos="3119"/>
        </w:tabs>
        <w:spacing w:after="0"/>
        <w:jc w:val="both"/>
        <w:rPr>
          <w:rFonts w:ascii="Times New Roman" w:eastAsiaTheme="minorHAnsi" w:hAnsi="Times New Roman"/>
          <w:sz w:val="28"/>
          <w:szCs w:val="28"/>
        </w:rPr>
      </w:pPr>
      <w:r w:rsidRPr="00742B7A">
        <w:rPr>
          <w:rFonts w:ascii="Times New Roman" w:eastAsiaTheme="minorHAnsi" w:hAnsi="Times New Roman"/>
          <w:sz w:val="28"/>
          <w:szCs w:val="28"/>
        </w:rPr>
        <w:t>-</w:t>
      </w:r>
      <w:r w:rsidRPr="00742B7A">
        <w:rPr>
          <w:rFonts w:ascii="Times New Roman" w:eastAsiaTheme="minorHAnsi" w:hAnsi="Times New Roman"/>
          <w:sz w:val="28"/>
          <w:szCs w:val="28"/>
        </w:rPr>
        <w:tab/>
        <w:t xml:space="preserve">Патчкорд ШОС-SM/2,0мм-FC/UPC-FC/UPC-5,0 </w:t>
      </w:r>
    </w:p>
    <w:p w:rsidR="00742B7A" w:rsidRPr="00087FBC" w:rsidRDefault="00742B7A" w:rsidP="00C25A89">
      <w:pPr>
        <w:pStyle w:val="aff1"/>
        <w:numPr>
          <w:ilvl w:val="1"/>
          <w:numId w:val="20"/>
        </w:numPr>
        <w:tabs>
          <w:tab w:val="left" w:pos="851"/>
          <w:tab w:val="left" w:pos="1985"/>
          <w:tab w:val="left" w:pos="3119"/>
        </w:tabs>
        <w:spacing w:after="0"/>
        <w:jc w:val="both"/>
        <w:rPr>
          <w:rFonts w:ascii="Times New Roman" w:eastAsiaTheme="minorHAnsi" w:hAnsi="Times New Roman"/>
          <w:sz w:val="28"/>
          <w:szCs w:val="28"/>
          <w:lang w:val="en-US"/>
        </w:rPr>
      </w:pPr>
      <w:r w:rsidRPr="00087FBC">
        <w:rPr>
          <w:rFonts w:ascii="Times New Roman" w:eastAsiaTheme="minorHAnsi" w:hAnsi="Times New Roman"/>
          <w:sz w:val="28"/>
          <w:szCs w:val="28"/>
          <w:lang w:val="en-US"/>
        </w:rPr>
        <w:t>(test jumper FC/UPC-FC/UPC);</w:t>
      </w:r>
    </w:p>
    <w:p w:rsidR="00742B7A" w:rsidRPr="00C25A89" w:rsidRDefault="00742B7A" w:rsidP="00C25A89">
      <w:pPr>
        <w:pStyle w:val="aff1"/>
        <w:numPr>
          <w:ilvl w:val="0"/>
          <w:numId w:val="20"/>
        </w:numPr>
        <w:tabs>
          <w:tab w:val="left" w:pos="851"/>
        </w:tabs>
        <w:spacing w:before="240"/>
        <w:jc w:val="both"/>
        <w:rPr>
          <w:rFonts w:ascii="Times New Roman" w:hAnsi="Times New Roman"/>
          <w:sz w:val="28"/>
          <w:szCs w:val="28"/>
        </w:rPr>
      </w:pPr>
      <w:r w:rsidRPr="00C25A89">
        <w:rPr>
          <w:rFonts w:ascii="Times New Roman" w:hAnsi="Times New Roman"/>
          <w:sz w:val="28"/>
          <w:szCs w:val="28"/>
        </w:rPr>
        <w:t>-</w:t>
      </w:r>
      <w:r w:rsidRPr="00C25A89">
        <w:rPr>
          <w:rFonts w:ascii="Times New Roman" w:hAnsi="Times New Roman"/>
          <w:sz w:val="28"/>
          <w:szCs w:val="28"/>
        </w:rPr>
        <w:tab/>
        <w:t>Катушка нормализующая (1 км.);</w:t>
      </w:r>
    </w:p>
    <w:p w:rsidR="00742B7A" w:rsidRDefault="00742B7A" w:rsidP="00C25A89">
      <w:pPr>
        <w:pStyle w:val="aff1"/>
        <w:numPr>
          <w:ilvl w:val="0"/>
          <w:numId w:val="20"/>
        </w:numPr>
        <w:tabs>
          <w:tab w:val="left" w:pos="851"/>
        </w:tabs>
        <w:spacing w:before="240"/>
        <w:jc w:val="both"/>
        <w:rPr>
          <w:rFonts w:ascii="Times New Roman" w:eastAsiaTheme="minorHAnsi" w:hAnsi="Times New Roman"/>
          <w:sz w:val="28"/>
          <w:szCs w:val="28"/>
        </w:rPr>
      </w:pPr>
      <w:r w:rsidRPr="00742B7A">
        <w:rPr>
          <w:rFonts w:ascii="Times New Roman" w:eastAsiaTheme="minorHAnsi" w:hAnsi="Times New Roman"/>
          <w:sz w:val="28"/>
          <w:szCs w:val="28"/>
        </w:rPr>
        <w:lastRenderedPageBreak/>
        <w:t>-</w:t>
      </w:r>
      <w:r w:rsidRPr="00742B7A">
        <w:rPr>
          <w:rFonts w:ascii="Times New Roman" w:eastAsiaTheme="minorHAnsi" w:hAnsi="Times New Roman"/>
          <w:sz w:val="28"/>
          <w:szCs w:val="28"/>
        </w:rPr>
        <w:tab/>
        <w:t>Фен технический (2,0-2,5 кВт.);</w:t>
      </w:r>
    </w:p>
    <w:p w:rsidR="00C25A89" w:rsidRPr="00742B7A" w:rsidRDefault="00C25A89" w:rsidP="00C25A89">
      <w:pPr>
        <w:pStyle w:val="aff1"/>
        <w:numPr>
          <w:ilvl w:val="0"/>
          <w:numId w:val="21"/>
        </w:numPr>
        <w:tabs>
          <w:tab w:val="left" w:pos="851"/>
        </w:tabs>
        <w:spacing w:before="240"/>
        <w:ind w:hanging="1014"/>
        <w:jc w:val="both"/>
        <w:rPr>
          <w:rFonts w:ascii="Times New Roman" w:eastAsiaTheme="minorHAnsi" w:hAnsi="Times New Roman"/>
          <w:sz w:val="28"/>
          <w:szCs w:val="28"/>
        </w:rPr>
      </w:pPr>
      <w:r>
        <w:rPr>
          <w:rFonts w:ascii="Times New Roman" w:eastAsiaTheme="minorHAnsi" w:hAnsi="Times New Roman"/>
          <w:sz w:val="28"/>
          <w:szCs w:val="28"/>
        </w:rPr>
        <w:t>Набор рожковых ключей 8-21</w:t>
      </w:r>
    </w:p>
    <w:p w:rsidR="00742B7A" w:rsidRPr="00742B7A" w:rsidRDefault="00742B7A" w:rsidP="00C25A89">
      <w:pPr>
        <w:pStyle w:val="aff1"/>
        <w:numPr>
          <w:ilvl w:val="0"/>
          <w:numId w:val="20"/>
        </w:numPr>
        <w:tabs>
          <w:tab w:val="left" w:pos="851"/>
        </w:tabs>
        <w:spacing w:before="240"/>
        <w:jc w:val="both"/>
        <w:rPr>
          <w:rFonts w:ascii="Times New Roman" w:eastAsiaTheme="minorHAnsi" w:hAnsi="Times New Roman"/>
          <w:sz w:val="28"/>
          <w:szCs w:val="28"/>
        </w:rPr>
      </w:pPr>
      <w:r w:rsidRPr="00742B7A">
        <w:rPr>
          <w:rFonts w:ascii="Times New Roman" w:eastAsiaTheme="minorHAnsi" w:hAnsi="Times New Roman"/>
          <w:sz w:val="28"/>
          <w:szCs w:val="28"/>
        </w:rPr>
        <w:t>-</w:t>
      </w:r>
      <w:r w:rsidRPr="00742B7A">
        <w:rPr>
          <w:rFonts w:ascii="Times New Roman" w:eastAsiaTheme="minorHAnsi" w:hAnsi="Times New Roman"/>
          <w:sz w:val="28"/>
          <w:szCs w:val="28"/>
        </w:rPr>
        <w:tab/>
        <w:t>Технические руководства и инструкции к оборудованию;</w:t>
      </w:r>
    </w:p>
    <w:p w:rsidR="00742B7A" w:rsidRPr="00C25A89" w:rsidRDefault="00742B7A" w:rsidP="00C25A89">
      <w:pPr>
        <w:pStyle w:val="aff1"/>
        <w:numPr>
          <w:ilvl w:val="0"/>
          <w:numId w:val="20"/>
        </w:numPr>
        <w:tabs>
          <w:tab w:val="left" w:pos="851"/>
        </w:tabs>
        <w:spacing w:before="240"/>
        <w:jc w:val="both"/>
        <w:rPr>
          <w:rFonts w:ascii="Times New Roman" w:hAnsi="Times New Roman"/>
          <w:sz w:val="28"/>
          <w:szCs w:val="28"/>
        </w:rPr>
      </w:pPr>
      <w:r w:rsidRPr="00C25A89">
        <w:rPr>
          <w:rFonts w:ascii="Times New Roman" w:hAnsi="Times New Roman"/>
          <w:sz w:val="28"/>
          <w:szCs w:val="28"/>
        </w:rPr>
        <w:t>-</w:t>
      </w:r>
      <w:r w:rsidRPr="00C25A89">
        <w:rPr>
          <w:rFonts w:ascii="Times New Roman" w:hAnsi="Times New Roman"/>
          <w:sz w:val="28"/>
          <w:szCs w:val="28"/>
        </w:rPr>
        <w:tab/>
        <w:t>Наушники для производства с шумоподавлением;</w:t>
      </w:r>
    </w:p>
    <w:p w:rsidR="00742B7A" w:rsidRPr="00C25A89" w:rsidRDefault="00742B7A" w:rsidP="00C25A89">
      <w:pPr>
        <w:pStyle w:val="aff1"/>
        <w:numPr>
          <w:ilvl w:val="0"/>
          <w:numId w:val="20"/>
        </w:numPr>
        <w:tabs>
          <w:tab w:val="left" w:pos="851"/>
        </w:tabs>
        <w:spacing w:before="240"/>
        <w:jc w:val="both"/>
        <w:rPr>
          <w:rFonts w:ascii="Times New Roman" w:hAnsi="Times New Roman"/>
          <w:sz w:val="28"/>
          <w:szCs w:val="28"/>
        </w:rPr>
      </w:pPr>
      <w:r w:rsidRPr="00C25A89">
        <w:rPr>
          <w:rFonts w:ascii="Times New Roman" w:hAnsi="Times New Roman"/>
          <w:sz w:val="28"/>
          <w:szCs w:val="28"/>
        </w:rPr>
        <w:t>-</w:t>
      </w:r>
      <w:r w:rsidRPr="00C25A89">
        <w:rPr>
          <w:rFonts w:ascii="Times New Roman" w:hAnsi="Times New Roman"/>
          <w:sz w:val="28"/>
          <w:szCs w:val="28"/>
        </w:rPr>
        <w:tab/>
        <w:t>Защитные очки;</w:t>
      </w:r>
    </w:p>
    <w:p w:rsidR="00742B7A" w:rsidRPr="00C25A89" w:rsidRDefault="00742B7A" w:rsidP="00C25A89">
      <w:pPr>
        <w:pStyle w:val="aff1"/>
        <w:numPr>
          <w:ilvl w:val="0"/>
          <w:numId w:val="20"/>
        </w:numPr>
        <w:tabs>
          <w:tab w:val="left" w:pos="851"/>
        </w:tabs>
        <w:spacing w:before="240"/>
        <w:jc w:val="both"/>
        <w:rPr>
          <w:rFonts w:ascii="Times New Roman" w:hAnsi="Times New Roman"/>
          <w:sz w:val="28"/>
          <w:szCs w:val="28"/>
        </w:rPr>
      </w:pPr>
      <w:r w:rsidRPr="00C25A89">
        <w:rPr>
          <w:rFonts w:ascii="Times New Roman" w:hAnsi="Times New Roman"/>
          <w:sz w:val="28"/>
          <w:szCs w:val="28"/>
        </w:rPr>
        <w:t>-</w:t>
      </w:r>
      <w:r w:rsidRPr="00C25A89">
        <w:rPr>
          <w:rFonts w:ascii="Times New Roman" w:hAnsi="Times New Roman"/>
          <w:sz w:val="28"/>
          <w:szCs w:val="28"/>
        </w:rPr>
        <w:tab/>
        <w:t>Защитный костюм (штаны, куртка, фартук);</w:t>
      </w:r>
    </w:p>
    <w:p w:rsidR="00742B7A" w:rsidRPr="00C25A89" w:rsidRDefault="00742B7A" w:rsidP="00C25A89">
      <w:pPr>
        <w:pStyle w:val="aff1"/>
        <w:numPr>
          <w:ilvl w:val="0"/>
          <w:numId w:val="20"/>
        </w:numPr>
        <w:tabs>
          <w:tab w:val="left" w:pos="851"/>
        </w:tabs>
        <w:spacing w:before="240"/>
        <w:jc w:val="both"/>
        <w:rPr>
          <w:rFonts w:ascii="Times New Roman" w:hAnsi="Times New Roman"/>
          <w:sz w:val="28"/>
          <w:szCs w:val="28"/>
        </w:rPr>
      </w:pPr>
      <w:r w:rsidRPr="00C25A89">
        <w:rPr>
          <w:rFonts w:ascii="Times New Roman" w:hAnsi="Times New Roman"/>
          <w:sz w:val="28"/>
          <w:szCs w:val="28"/>
        </w:rPr>
        <w:t>-</w:t>
      </w:r>
      <w:r w:rsidRPr="00C25A89">
        <w:rPr>
          <w:rFonts w:ascii="Times New Roman" w:hAnsi="Times New Roman"/>
          <w:sz w:val="28"/>
          <w:szCs w:val="28"/>
        </w:rPr>
        <w:tab/>
        <w:t>Перчатки х/б (не менее 3-х пар);</w:t>
      </w:r>
    </w:p>
    <w:p w:rsidR="00742B7A" w:rsidRPr="00C25A89" w:rsidRDefault="00742B7A" w:rsidP="00C25A89">
      <w:pPr>
        <w:pStyle w:val="aff1"/>
        <w:numPr>
          <w:ilvl w:val="0"/>
          <w:numId w:val="20"/>
        </w:numPr>
        <w:tabs>
          <w:tab w:val="left" w:pos="851"/>
        </w:tabs>
        <w:spacing w:before="240"/>
        <w:jc w:val="both"/>
        <w:rPr>
          <w:rFonts w:ascii="Times New Roman" w:hAnsi="Times New Roman"/>
          <w:sz w:val="28"/>
          <w:szCs w:val="28"/>
        </w:rPr>
      </w:pPr>
      <w:r w:rsidRPr="00C25A89">
        <w:rPr>
          <w:rFonts w:ascii="Times New Roman" w:hAnsi="Times New Roman"/>
          <w:sz w:val="28"/>
          <w:szCs w:val="28"/>
        </w:rPr>
        <w:t>-</w:t>
      </w:r>
      <w:r w:rsidRPr="00C25A89">
        <w:rPr>
          <w:rFonts w:ascii="Times New Roman" w:hAnsi="Times New Roman"/>
          <w:sz w:val="28"/>
          <w:szCs w:val="28"/>
        </w:rPr>
        <w:tab/>
        <w:t>Перчатки резиновые (не менее 3-х пар);</w:t>
      </w:r>
    </w:p>
    <w:p w:rsidR="00742B7A" w:rsidRPr="00C25A89" w:rsidRDefault="00742B7A" w:rsidP="00C25A89">
      <w:pPr>
        <w:pStyle w:val="aff1"/>
        <w:numPr>
          <w:ilvl w:val="0"/>
          <w:numId w:val="20"/>
        </w:numPr>
        <w:tabs>
          <w:tab w:val="left" w:pos="851"/>
        </w:tabs>
        <w:spacing w:before="240"/>
        <w:jc w:val="both"/>
        <w:rPr>
          <w:rFonts w:ascii="Times New Roman" w:hAnsi="Times New Roman"/>
          <w:sz w:val="28"/>
          <w:szCs w:val="28"/>
        </w:rPr>
      </w:pPr>
      <w:r w:rsidRPr="00C25A89">
        <w:rPr>
          <w:rFonts w:ascii="Times New Roman" w:hAnsi="Times New Roman"/>
          <w:sz w:val="28"/>
          <w:szCs w:val="28"/>
        </w:rPr>
        <w:t>-</w:t>
      </w:r>
      <w:r w:rsidRPr="00C25A89">
        <w:rPr>
          <w:rFonts w:ascii="Times New Roman" w:hAnsi="Times New Roman"/>
          <w:sz w:val="28"/>
          <w:szCs w:val="28"/>
        </w:rPr>
        <w:tab/>
        <w:t xml:space="preserve">Нож для разделки кабеля </w:t>
      </w:r>
      <w:r w:rsidR="007F621A" w:rsidRPr="00C25A89">
        <w:rPr>
          <w:rFonts w:ascii="Times New Roman" w:hAnsi="Times New Roman"/>
          <w:sz w:val="28"/>
          <w:szCs w:val="28"/>
        </w:rPr>
        <w:t>(снятия наружной оболочки)</w:t>
      </w:r>
      <w:r w:rsidRPr="00C25A89">
        <w:rPr>
          <w:rFonts w:ascii="Times New Roman" w:hAnsi="Times New Roman"/>
          <w:sz w:val="28"/>
          <w:szCs w:val="28"/>
        </w:rPr>
        <w:t xml:space="preserve"> (1 шт.);</w:t>
      </w:r>
    </w:p>
    <w:p w:rsidR="00742B7A" w:rsidRPr="00C25A89" w:rsidRDefault="00742B7A" w:rsidP="00C25A89">
      <w:pPr>
        <w:pStyle w:val="aff1"/>
        <w:numPr>
          <w:ilvl w:val="0"/>
          <w:numId w:val="20"/>
        </w:numPr>
        <w:tabs>
          <w:tab w:val="left" w:pos="851"/>
        </w:tabs>
        <w:spacing w:before="240"/>
        <w:jc w:val="both"/>
        <w:rPr>
          <w:rFonts w:ascii="Times New Roman" w:hAnsi="Times New Roman"/>
          <w:sz w:val="28"/>
          <w:szCs w:val="28"/>
        </w:rPr>
      </w:pPr>
      <w:r w:rsidRPr="00C25A89">
        <w:rPr>
          <w:rFonts w:ascii="Times New Roman" w:hAnsi="Times New Roman"/>
          <w:sz w:val="28"/>
          <w:szCs w:val="28"/>
        </w:rPr>
        <w:t>-</w:t>
      </w:r>
      <w:r w:rsidRPr="00C25A89">
        <w:rPr>
          <w:rFonts w:ascii="Times New Roman" w:hAnsi="Times New Roman"/>
          <w:sz w:val="28"/>
          <w:szCs w:val="28"/>
        </w:rPr>
        <w:tab/>
        <w:t>Сменное лезвие к ножу для разделки кабеля (2 шт.).</w:t>
      </w:r>
    </w:p>
    <w:p w:rsidR="00FC4367" w:rsidRDefault="00FC4367" w:rsidP="00742B7A">
      <w:pPr>
        <w:tabs>
          <w:tab w:val="left" w:pos="851"/>
        </w:tabs>
        <w:spacing w:before="240"/>
        <w:jc w:val="both"/>
        <w:rPr>
          <w:rFonts w:ascii="Times New Roman" w:hAnsi="Times New Roman" w:cs="Times New Roman"/>
          <w:sz w:val="28"/>
          <w:szCs w:val="28"/>
        </w:rPr>
      </w:pPr>
      <w:r>
        <w:rPr>
          <w:rFonts w:ascii="Times New Roman" w:hAnsi="Times New Roman" w:cs="Times New Roman"/>
          <w:sz w:val="28"/>
          <w:szCs w:val="28"/>
        </w:rPr>
        <w:t>Набор инструмента НИМ-25 в составе:</w:t>
      </w:r>
    </w:p>
    <w:tbl>
      <w:tblPr>
        <w:tblW w:w="9483" w:type="dxa"/>
        <w:tblInd w:w="10" w:type="dxa"/>
        <w:tblLayout w:type="fixed"/>
        <w:tblCellMar>
          <w:left w:w="10" w:type="dxa"/>
          <w:right w:w="10" w:type="dxa"/>
        </w:tblCellMar>
        <w:tblLook w:val="04A0" w:firstRow="1" w:lastRow="0" w:firstColumn="1" w:lastColumn="0" w:noHBand="0" w:noVBand="1"/>
      </w:tblPr>
      <w:tblGrid>
        <w:gridCol w:w="567"/>
        <w:gridCol w:w="6789"/>
        <w:gridCol w:w="142"/>
        <w:gridCol w:w="851"/>
        <w:gridCol w:w="1134"/>
      </w:tblGrid>
      <w:tr w:rsidR="00C25A89" w:rsidTr="00C25A89">
        <w:trPr>
          <w:trHeight w:hRule="exact" w:val="586"/>
        </w:trPr>
        <w:tc>
          <w:tcPr>
            <w:tcW w:w="567" w:type="dxa"/>
            <w:tcBorders>
              <w:top w:val="single" w:sz="4" w:space="0" w:color="auto"/>
              <w:left w:val="single" w:sz="4" w:space="0" w:color="auto"/>
            </w:tcBorders>
            <w:shd w:val="clear" w:color="auto" w:fill="FFFFFF"/>
          </w:tcPr>
          <w:p w:rsidR="00C25A89" w:rsidRDefault="00C25A89" w:rsidP="00C25A89">
            <w:pPr>
              <w:pStyle w:val="15"/>
              <w:shd w:val="clear" w:color="auto" w:fill="auto"/>
              <w:spacing w:line="220" w:lineRule="exact"/>
              <w:ind w:left="180"/>
            </w:pPr>
            <w:r>
              <w:rPr>
                <w:rStyle w:val="MicrosoftSansSerif11pt0pt"/>
              </w:rPr>
              <w:t>№</w:t>
            </w:r>
          </w:p>
        </w:tc>
        <w:tc>
          <w:tcPr>
            <w:tcW w:w="6789" w:type="dxa"/>
            <w:tcBorders>
              <w:top w:val="single" w:sz="4" w:space="0" w:color="auto"/>
              <w:left w:val="single" w:sz="4" w:space="0" w:color="auto"/>
            </w:tcBorders>
            <w:shd w:val="clear" w:color="auto" w:fill="FFFFFF"/>
          </w:tcPr>
          <w:p w:rsidR="00C25A89" w:rsidRDefault="00C25A89" w:rsidP="00C25A89">
            <w:pPr>
              <w:pStyle w:val="15"/>
              <w:shd w:val="clear" w:color="auto" w:fill="auto"/>
              <w:spacing w:line="210" w:lineRule="exact"/>
              <w:ind w:left="3160"/>
            </w:pPr>
            <w:r>
              <w:rPr>
                <w:rStyle w:val="MicrosoftSansSerif105pt0pt"/>
              </w:rPr>
              <w:t>Комплектующие</w:t>
            </w:r>
          </w:p>
        </w:tc>
        <w:tc>
          <w:tcPr>
            <w:tcW w:w="142" w:type="dxa"/>
            <w:tcBorders>
              <w:top w:val="single" w:sz="4" w:space="0" w:color="auto"/>
            </w:tcBorders>
            <w:shd w:val="clear" w:color="auto" w:fill="FFFFFF"/>
          </w:tcPr>
          <w:p w:rsidR="00C25A89" w:rsidRDefault="00C25A89" w:rsidP="00C25A89">
            <w:pPr>
              <w:rPr>
                <w:sz w:val="10"/>
                <w:szCs w:val="10"/>
              </w:rPr>
            </w:pPr>
          </w:p>
        </w:tc>
        <w:tc>
          <w:tcPr>
            <w:tcW w:w="851" w:type="dxa"/>
            <w:tcBorders>
              <w:top w:val="single" w:sz="4" w:space="0" w:color="auto"/>
              <w:left w:val="single" w:sz="4" w:space="0" w:color="auto"/>
            </w:tcBorders>
            <w:shd w:val="clear" w:color="auto" w:fill="FFFFFF"/>
          </w:tcPr>
          <w:p w:rsidR="00C25A89" w:rsidRDefault="00C25A89" w:rsidP="00C25A89">
            <w:pPr>
              <w:pStyle w:val="15"/>
              <w:shd w:val="clear" w:color="auto" w:fill="auto"/>
              <w:spacing w:after="120" w:line="210" w:lineRule="exact"/>
              <w:ind w:right="160"/>
              <w:jc w:val="right"/>
            </w:pPr>
            <w:r>
              <w:rPr>
                <w:rStyle w:val="MicrosoftSansSerif105pt0pt"/>
              </w:rPr>
              <w:t>Кол-</w:t>
            </w:r>
          </w:p>
          <w:p w:rsidR="00C25A89" w:rsidRDefault="00C25A89" w:rsidP="00C25A89">
            <w:pPr>
              <w:pStyle w:val="15"/>
              <w:shd w:val="clear" w:color="auto" w:fill="auto"/>
              <w:spacing w:before="120" w:line="210" w:lineRule="exact"/>
              <w:jc w:val="center"/>
            </w:pPr>
            <w:r>
              <w:rPr>
                <w:rStyle w:val="MicrosoftSansSerif105pt0pt"/>
              </w:rPr>
              <w:t>во</w:t>
            </w:r>
          </w:p>
        </w:tc>
        <w:tc>
          <w:tcPr>
            <w:tcW w:w="1134" w:type="dxa"/>
            <w:tcBorders>
              <w:top w:val="single" w:sz="4" w:space="0" w:color="auto"/>
              <w:left w:val="single" w:sz="4" w:space="0" w:color="auto"/>
              <w:right w:val="single" w:sz="4" w:space="0" w:color="auto"/>
            </w:tcBorders>
            <w:shd w:val="clear" w:color="auto" w:fill="FFFFFF"/>
          </w:tcPr>
          <w:p w:rsidR="00C25A89" w:rsidRDefault="00C25A89" w:rsidP="00C25A89">
            <w:pPr>
              <w:pStyle w:val="15"/>
              <w:shd w:val="clear" w:color="auto" w:fill="auto"/>
              <w:spacing w:line="210" w:lineRule="exact"/>
              <w:ind w:left="140"/>
            </w:pPr>
            <w:r>
              <w:rPr>
                <w:rStyle w:val="MicrosoftSansSerif105pt0pt"/>
              </w:rPr>
              <w:t>Ед.</w:t>
            </w:r>
          </w:p>
        </w:tc>
      </w:tr>
      <w:tr w:rsidR="00C25A89" w:rsidTr="00C25A89">
        <w:trPr>
          <w:trHeight w:hRule="exact" w:val="312"/>
        </w:trPr>
        <w:tc>
          <w:tcPr>
            <w:tcW w:w="567" w:type="dxa"/>
            <w:tcBorders>
              <w:top w:val="single" w:sz="4" w:space="0" w:color="auto"/>
              <w:left w:val="single" w:sz="4" w:space="0" w:color="auto"/>
            </w:tcBorders>
            <w:shd w:val="clear" w:color="auto" w:fill="FFFFFF"/>
          </w:tcPr>
          <w:p w:rsidR="00C25A89" w:rsidRDefault="00C25A89" w:rsidP="00C25A89">
            <w:pPr>
              <w:pStyle w:val="15"/>
              <w:numPr>
                <w:ilvl w:val="0"/>
                <w:numId w:val="19"/>
              </w:numPr>
              <w:shd w:val="clear" w:color="auto" w:fill="auto"/>
              <w:spacing w:line="220" w:lineRule="exact"/>
              <w:ind w:hanging="773"/>
              <w:rPr>
                <w:rStyle w:val="MicrosoftSansSerif11pt0pt"/>
              </w:rPr>
            </w:pPr>
          </w:p>
        </w:tc>
        <w:tc>
          <w:tcPr>
            <w:tcW w:w="6789" w:type="dxa"/>
            <w:tcBorders>
              <w:top w:val="single" w:sz="4" w:space="0" w:color="auto"/>
              <w:left w:val="single" w:sz="4" w:space="0" w:color="auto"/>
            </w:tcBorders>
            <w:shd w:val="clear" w:color="auto" w:fill="FFFFFF"/>
          </w:tcPr>
          <w:p w:rsidR="00C25A89" w:rsidRDefault="00C25A89" w:rsidP="00C25A89">
            <w:pPr>
              <w:pStyle w:val="15"/>
              <w:shd w:val="clear" w:color="auto" w:fill="auto"/>
              <w:spacing w:line="340" w:lineRule="exact"/>
              <w:rPr>
                <w:rStyle w:val="MicrosoftSansSerif11pt0pt"/>
              </w:rPr>
            </w:pPr>
            <w:r>
              <w:rPr>
                <w:rStyle w:val="MicrosoftSansSerif11pt0pt"/>
              </w:rPr>
              <w:t>Кейс жесткий</w:t>
            </w:r>
          </w:p>
        </w:tc>
        <w:tc>
          <w:tcPr>
            <w:tcW w:w="142" w:type="dxa"/>
            <w:tcBorders>
              <w:top w:val="single" w:sz="4" w:space="0" w:color="auto"/>
            </w:tcBorders>
            <w:shd w:val="clear" w:color="auto" w:fill="FFFFFF"/>
          </w:tcPr>
          <w:p w:rsidR="00C25A89" w:rsidRDefault="00C25A89" w:rsidP="00C25A89">
            <w:pPr>
              <w:pStyle w:val="15"/>
              <w:shd w:val="clear" w:color="auto" w:fill="auto"/>
              <w:spacing w:line="220" w:lineRule="exact"/>
              <w:ind w:left="140"/>
            </w:pPr>
          </w:p>
        </w:tc>
        <w:tc>
          <w:tcPr>
            <w:tcW w:w="851" w:type="dxa"/>
            <w:tcBorders>
              <w:top w:val="single" w:sz="4" w:space="0" w:color="auto"/>
              <w:left w:val="single" w:sz="4" w:space="0" w:color="auto"/>
            </w:tcBorders>
            <w:shd w:val="clear" w:color="auto" w:fill="FFFFFF"/>
          </w:tcPr>
          <w:p w:rsidR="00C25A89" w:rsidRDefault="00C25A89" w:rsidP="00C25A89">
            <w:pPr>
              <w:pStyle w:val="15"/>
              <w:shd w:val="clear" w:color="auto" w:fill="auto"/>
              <w:spacing w:line="220" w:lineRule="exact"/>
              <w:ind w:right="160"/>
              <w:jc w:val="right"/>
            </w:pPr>
            <w:r>
              <w:rPr>
                <w:rStyle w:val="MicrosoftSansSerif11pt0pt"/>
              </w:rPr>
              <w:t>1</w:t>
            </w:r>
          </w:p>
        </w:tc>
        <w:tc>
          <w:tcPr>
            <w:tcW w:w="1134" w:type="dxa"/>
            <w:tcBorders>
              <w:top w:val="single" w:sz="4" w:space="0" w:color="auto"/>
              <w:left w:val="single" w:sz="4" w:space="0" w:color="auto"/>
              <w:right w:val="single" w:sz="4" w:space="0" w:color="auto"/>
            </w:tcBorders>
            <w:shd w:val="clear" w:color="auto" w:fill="FFFFFF"/>
          </w:tcPr>
          <w:p w:rsidR="00C25A89" w:rsidRDefault="00C25A89" w:rsidP="00C25A89">
            <w:pPr>
              <w:pStyle w:val="15"/>
              <w:shd w:val="clear" w:color="auto" w:fill="auto"/>
              <w:spacing w:line="220" w:lineRule="exact"/>
              <w:ind w:left="140"/>
            </w:pPr>
            <w:r>
              <w:rPr>
                <w:rStyle w:val="MicrosoftSansSerif11pt0pt"/>
              </w:rPr>
              <w:t>шт.</w:t>
            </w:r>
          </w:p>
        </w:tc>
      </w:tr>
      <w:tr w:rsidR="00C25A89" w:rsidTr="00C25A89">
        <w:trPr>
          <w:trHeight w:hRule="exact" w:val="312"/>
        </w:trPr>
        <w:tc>
          <w:tcPr>
            <w:tcW w:w="567" w:type="dxa"/>
            <w:tcBorders>
              <w:top w:val="single" w:sz="4" w:space="0" w:color="auto"/>
              <w:left w:val="single" w:sz="4" w:space="0" w:color="auto"/>
            </w:tcBorders>
            <w:shd w:val="clear" w:color="auto" w:fill="FFFFFF"/>
          </w:tcPr>
          <w:p w:rsidR="00C25A89" w:rsidRDefault="00C25A89" w:rsidP="00C25A89">
            <w:pPr>
              <w:pStyle w:val="15"/>
              <w:numPr>
                <w:ilvl w:val="0"/>
                <w:numId w:val="19"/>
              </w:numPr>
              <w:shd w:val="clear" w:color="auto" w:fill="auto"/>
              <w:spacing w:line="220" w:lineRule="exact"/>
              <w:ind w:hanging="773"/>
            </w:pPr>
            <w:r>
              <w:rPr>
                <w:rStyle w:val="MicrosoftSansSerif11pt0pt"/>
              </w:rPr>
              <w:t>1</w:t>
            </w:r>
          </w:p>
        </w:tc>
        <w:tc>
          <w:tcPr>
            <w:tcW w:w="6789" w:type="dxa"/>
            <w:tcBorders>
              <w:top w:val="single" w:sz="4" w:space="0" w:color="auto"/>
              <w:left w:val="single" w:sz="4" w:space="0" w:color="auto"/>
            </w:tcBorders>
            <w:shd w:val="clear" w:color="auto" w:fill="FFFFFF"/>
          </w:tcPr>
          <w:p w:rsidR="00C25A89" w:rsidRDefault="00C25A89" w:rsidP="00C25A89">
            <w:pPr>
              <w:pStyle w:val="15"/>
              <w:shd w:val="clear" w:color="auto" w:fill="auto"/>
              <w:spacing w:line="340" w:lineRule="exact"/>
            </w:pPr>
            <w:r>
              <w:rPr>
                <w:rStyle w:val="MicrosoftSansSerif11pt0pt"/>
              </w:rPr>
              <w:t>Бокорезы</w:t>
            </w:r>
          </w:p>
        </w:tc>
        <w:tc>
          <w:tcPr>
            <w:tcW w:w="142" w:type="dxa"/>
            <w:tcBorders>
              <w:top w:val="single" w:sz="4" w:space="0" w:color="auto"/>
            </w:tcBorders>
            <w:shd w:val="clear" w:color="auto" w:fill="FFFFFF"/>
          </w:tcPr>
          <w:p w:rsidR="00C25A89" w:rsidRDefault="00C25A89" w:rsidP="00C25A89">
            <w:pPr>
              <w:pStyle w:val="15"/>
              <w:shd w:val="clear" w:color="auto" w:fill="auto"/>
              <w:spacing w:line="220" w:lineRule="exact"/>
              <w:ind w:left="140"/>
            </w:pPr>
          </w:p>
        </w:tc>
        <w:tc>
          <w:tcPr>
            <w:tcW w:w="851" w:type="dxa"/>
            <w:tcBorders>
              <w:top w:val="single" w:sz="4" w:space="0" w:color="auto"/>
              <w:left w:val="single" w:sz="4" w:space="0" w:color="auto"/>
            </w:tcBorders>
            <w:shd w:val="clear" w:color="auto" w:fill="FFFFFF"/>
          </w:tcPr>
          <w:p w:rsidR="00C25A89" w:rsidRDefault="00C25A89" w:rsidP="00C25A89">
            <w:pPr>
              <w:pStyle w:val="15"/>
              <w:shd w:val="clear" w:color="auto" w:fill="auto"/>
              <w:spacing w:line="220" w:lineRule="exact"/>
              <w:ind w:right="160"/>
              <w:jc w:val="right"/>
            </w:pPr>
            <w:r>
              <w:rPr>
                <w:rStyle w:val="MicrosoftSansSerif11pt0pt"/>
              </w:rPr>
              <w:t>1</w:t>
            </w:r>
          </w:p>
        </w:tc>
        <w:tc>
          <w:tcPr>
            <w:tcW w:w="1134" w:type="dxa"/>
            <w:tcBorders>
              <w:top w:val="single" w:sz="4" w:space="0" w:color="auto"/>
              <w:left w:val="single" w:sz="4" w:space="0" w:color="auto"/>
              <w:right w:val="single" w:sz="4" w:space="0" w:color="auto"/>
            </w:tcBorders>
            <w:shd w:val="clear" w:color="auto" w:fill="FFFFFF"/>
          </w:tcPr>
          <w:p w:rsidR="00C25A89" w:rsidRDefault="00C25A89" w:rsidP="00C25A89">
            <w:pPr>
              <w:pStyle w:val="15"/>
              <w:shd w:val="clear" w:color="auto" w:fill="auto"/>
              <w:spacing w:line="220" w:lineRule="exact"/>
              <w:ind w:left="140"/>
            </w:pPr>
            <w:r>
              <w:rPr>
                <w:rStyle w:val="MicrosoftSansSerif11pt0pt"/>
              </w:rPr>
              <w:t>шт.</w:t>
            </w:r>
          </w:p>
        </w:tc>
      </w:tr>
      <w:tr w:rsidR="00C25A89" w:rsidTr="00C25A89">
        <w:trPr>
          <w:trHeight w:hRule="exact" w:val="307"/>
        </w:trPr>
        <w:tc>
          <w:tcPr>
            <w:tcW w:w="567" w:type="dxa"/>
            <w:tcBorders>
              <w:top w:val="single" w:sz="4" w:space="0" w:color="auto"/>
              <w:left w:val="single" w:sz="4" w:space="0" w:color="auto"/>
            </w:tcBorders>
            <w:shd w:val="clear" w:color="auto" w:fill="FFFFFF"/>
          </w:tcPr>
          <w:p w:rsidR="00C25A89" w:rsidRDefault="00C25A89" w:rsidP="00C25A89">
            <w:pPr>
              <w:pStyle w:val="15"/>
              <w:numPr>
                <w:ilvl w:val="0"/>
                <w:numId w:val="19"/>
              </w:numPr>
              <w:shd w:val="clear" w:color="auto" w:fill="auto"/>
              <w:spacing w:line="220" w:lineRule="exact"/>
              <w:ind w:hanging="773"/>
            </w:pPr>
            <w:r>
              <w:rPr>
                <w:rStyle w:val="MicrosoftSansSerif11pt0pt"/>
              </w:rPr>
              <w:t>2</w:t>
            </w:r>
          </w:p>
        </w:tc>
        <w:tc>
          <w:tcPr>
            <w:tcW w:w="6789" w:type="dxa"/>
            <w:tcBorders>
              <w:top w:val="single" w:sz="4" w:space="0" w:color="auto"/>
              <w:left w:val="single" w:sz="4" w:space="0" w:color="auto"/>
            </w:tcBorders>
            <w:shd w:val="clear" w:color="auto" w:fill="FFFFFF"/>
          </w:tcPr>
          <w:p w:rsidR="00C25A89" w:rsidRDefault="00C25A89" w:rsidP="00C25A89">
            <w:pPr>
              <w:pStyle w:val="15"/>
              <w:shd w:val="clear" w:color="auto" w:fill="auto"/>
              <w:spacing w:line="220" w:lineRule="exact"/>
            </w:pPr>
            <w:r>
              <w:rPr>
                <w:rStyle w:val="MicrosoftSansSerif11pt0pt"/>
              </w:rPr>
              <w:t>Вставка в кейс жесткая для инструмента</w:t>
            </w:r>
          </w:p>
        </w:tc>
        <w:tc>
          <w:tcPr>
            <w:tcW w:w="142" w:type="dxa"/>
            <w:tcBorders>
              <w:top w:val="single" w:sz="4" w:space="0" w:color="auto"/>
            </w:tcBorders>
            <w:shd w:val="clear" w:color="auto" w:fill="FFFFFF"/>
          </w:tcPr>
          <w:p w:rsidR="00C25A89" w:rsidRDefault="00C25A89" w:rsidP="00C25A89">
            <w:pPr>
              <w:pStyle w:val="15"/>
              <w:shd w:val="clear" w:color="auto" w:fill="auto"/>
              <w:spacing w:line="270" w:lineRule="exact"/>
              <w:ind w:left="140"/>
            </w:pPr>
          </w:p>
        </w:tc>
        <w:tc>
          <w:tcPr>
            <w:tcW w:w="851" w:type="dxa"/>
            <w:tcBorders>
              <w:top w:val="single" w:sz="4" w:space="0" w:color="auto"/>
              <w:left w:val="single" w:sz="4" w:space="0" w:color="auto"/>
            </w:tcBorders>
            <w:shd w:val="clear" w:color="auto" w:fill="FFFFFF"/>
          </w:tcPr>
          <w:p w:rsidR="00C25A89" w:rsidRDefault="00C25A89" w:rsidP="00C25A89">
            <w:pPr>
              <w:pStyle w:val="15"/>
              <w:shd w:val="clear" w:color="auto" w:fill="auto"/>
              <w:spacing w:line="220" w:lineRule="exact"/>
              <w:ind w:right="160"/>
              <w:jc w:val="right"/>
            </w:pPr>
            <w:r>
              <w:rPr>
                <w:rStyle w:val="MicrosoftSansSerif11pt0pt"/>
              </w:rPr>
              <w:t>1</w:t>
            </w:r>
          </w:p>
        </w:tc>
        <w:tc>
          <w:tcPr>
            <w:tcW w:w="1134" w:type="dxa"/>
            <w:tcBorders>
              <w:top w:val="single" w:sz="4" w:space="0" w:color="auto"/>
              <w:left w:val="single" w:sz="4" w:space="0" w:color="auto"/>
              <w:right w:val="single" w:sz="4" w:space="0" w:color="auto"/>
            </w:tcBorders>
            <w:shd w:val="clear" w:color="auto" w:fill="FFFFFF"/>
          </w:tcPr>
          <w:p w:rsidR="00C25A89" w:rsidRDefault="00C25A89" w:rsidP="00C25A89">
            <w:pPr>
              <w:pStyle w:val="15"/>
              <w:shd w:val="clear" w:color="auto" w:fill="auto"/>
              <w:spacing w:line="220" w:lineRule="exact"/>
              <w:ind w:left="140"/>
            </w:pPr>
            <w:r>
              <w:rPr>
                <w:rStyle w:val="MicrosoftSansSerif11pt0pt"/>
              </w:rPr>
              <w:t>шт.</w:t>
            </w:r>
          </w:p>
        </w:tc>
      </w:tr>
      <w:tr w:rsidR="00C25A89" w:rsidTr="00C25A89">
        <w:trPr>
          <w:trHeight w:hRule="exact" w:val="307"/>
        </w:trPr>
        <w:tc>
          <w:tcPr>
            <w:tcW w:w="567" w:type="dxa"/>
            <w:tcBorders>
              <w:top w:val="single" w:sz="4" w:space="0" w:color="auto"/>
              <w:left w:val="single" w:sz="4" w:space="0" w:color="auto"/>
            </w:tcBorders>
            <w:shd w:val="clear" w:color="auto" w:fill="FFFFFF"/>
          </w:tcPr>
          <w:p w:rsidR="00C25A89" w:rsidRDefault="00C25A89" w:rsidP="00C25A89">
            <w:pPr>
              <w:pStyle w:val="15"/>
              <w:numPr>
                <w:ilvl w:val="0"/>
                <w:numId w:val="19"/>
              </w:numPr>
              <w:shd w:val="clear" w:color="auto" w:fill="auto"/>
              <w:spacing w:line="220" w:lineRule="exact"/>
              <w:ind w:hanging="773"/>
            </w:pPr>
            <w:r>
              <w:rPr>
                <w:rStyle w:val="MicrosoftSansSerif11pt0pt"/>
              </w:rPr>
              <w:t>3</w:t>
            </w:r>
          </w:p>
        </w:tc>
        <w:tc>
          <w:tcPr>
            <w:tcW w:w="6789" w:type="dxa"/>
            <w:tcBorders>
              <w:top w:val="single" w:sz="4" w:space="0" w:color="auto"/>
              <w:left w:val="single" w:sz="4" w:space="0" w:color="auto"/>
            </w:tcBorders>
            <w:shd w:val="clear" w:color="auto" w:fill="FFFFFF"/>
          </w:tcPr>
          <w:p w:rsidR="00C25A89" w:rsidRDefault="00C25A89" w:rsidP="00C25A89">
            <w:pPr>
              <w:pStyle w:val="15"/>
              <w:shd w:val="clear" w:color="auto" w:fill="auto"/>
              <w:spacing w:line="220" w:lineRule="exact"/>
            </w:pPr>
            <w:r>
              <w:rPr>
                <w:rStyle w:val="MicrosoftSansSerif11pt0pt"/>
              </w:rPr>
              <w:t>Дозатор спирта пластмассовый с помпой, 250 мл</w:t>
            </w:r>
          </w:p>
        </w:tc>
        <w:tc>
          <w:tcPr>
            <w:tcW w:w="142" w:type="dxa"/>
            <w:tcBorders>
              <w:top w:val="single" w:sz="4" w:space="0" w:color="auto"/>
            </w:tcBorders>
            <w:shd w:val="clear" w:color="auto" w:fill="FFFFFF"/>
          </w:tcPr>
          <w:p w:rsidR="00C25A89" w:rsidRDefault="00C25A89" w:rsidP="00C25A89">
            <w:pPr>
              <w:pStyle w:val="15"/>
              <w:shd w:val="clear" w:color="auto" w:fill="auto"/>
              <w:spacing w:line="110" w:lineRule="exact"/>
              <w:ind w:left="140"/>
            </w:pPr>
          </w:p>
        </w:tc>
        <w:tc>
          <w:tcPr>
            <w:tcW w:w="851" w:type="dxa"/>
            <w:tcBorders>
              <w:top w:val="single" w:sz="4" w:space="0" w:color="auto"/>
              <w:left w:val="single" w:sz="4" w:space="0" w:color="auto"/>
            </w:tcBorders>
            <w:shd w:val="clear" w:color="auto" w:fill="FFFFFF"/>
          </w:tcPr>
          <w:p w:rsidR="00C25A89" w:rsidRDefault="00C25A89" w:rsidP="00C25A89">
            <w:pPr>
              <w:pStyle w:val="15"/>
              <w:shd w:val="clear" w:color="auto" w:fill="auto"/>
              <w:spacing w:line="220" w:lineRule="exact"/>
              <w:ind w:right="160"/>
              <w:jc w:val="right"/>
            </w:pPr>
            <w:r>
              <w:rPr>
                <w:rStyle w:val="MicrosoftSansSerif11pt0pt"/>
              </w:rPr>
              <w:t>1</w:t>
            </w:r>
          </w:p>
        </w:tc>
        <w:tc>
          <w:tcPr>
            <w:tcW w:w="1134" w:type="dxa"/>
            <w:tcBorders>
              <w:top w:val="single" w:sz="4" w:space="0" w:color="auto"/>
              <w:left w:val="single" w:sz="4" w:space="0" w:color="auto"/>
              <w:right w:val="single" w:sz="4" w:space="0" w:color="auto"/>
            </w:tcBorders>
            <w:shd w:val="clear" w:color="auto" w:fill="FFFFFF"/>
          </w:tcPr>
          <w:p w:rsidR="00C25A89" w:rsidRDefault="00C25A89" w:rsidP="00C25A89">
            <w:pPr>
              <w:pStyle w:val="15"/>
              <w:shd w:val="clear" w:color="auto" w:fill="auto"/>
              <w:spacing w:line="220" w:lineRule="exact"/>
              <w:ind w:left="140"/>
            </w:pPr>
            <w:r>
              <w:rPr>
                <w:rStyle w:val="MicrosoftSansSerif11pt0pt"/>
              </w:rPr>
              <w:t>шт.</w:t>
            </w:r>
          </w:p>
        </w:tc>
      </w:tr>
      <w:tr w:rsidR="00C25A89" w:rsidTr="00C25A89">
        <w:trPr>
          <w:trHeight w:hRule="exact" w:val="307"/>
        </w:trPr>
        <w:tc>
          <w:tcPr>
            <w:tcW w:w="567" w:type="dxa"/>
            <w:tcBorders>
              <w:top w:val="single" w:sz="4" w:space="0" w:color="auto"/>
              <w:left w:val="single" w:sz="4" w:space="0" w:color="auto"/>
            </w:tcBorders>
            <w:shd w:val="clear" w:color="auto" w:fill="FFFFFF"/>
          </w:tcPr>
          <w:p w:rsidR="00C25A89" w:rsidRDefault="00C25A89" w:rsidP="00C25A89">
            <w:pPr>
              <w:pStyle w:val="15"/>
              <w:numPr>
                <w:ilvl w:val="0"/>
                <w:numId w:val="19"/>
              </w:numPr>
              <w:shd w:val="clear" w:color="auto" w:fill="auto"/>
              <w:spacing w:line="220" w:lineRule="exact"/>
              <w:ind w:hanging="773"/>
            </w:pPr>
            <w:r>
              <w:rPr>
                <w:rStyle w:val="MicrosoftSansSerif11pt0pt"/>
              </w:rPr>
              <w:t>4</w:t>
            </w:r>
          </w:p>
        </w:tc>
        <w:tc>
          <w:tcPr>
            <w:tcW w:w="6789" w:type="dxa"/>
            <w:tcBorders>
              <w:top w:val="single" w:sz="4" w:space="0" w:color="auto"/>
              <w:left w:val="single" w:sz="4" w:space="0" w:color="auto"/>
            </w:tcBorders>
            <w:shd w:val="clear" w:color="auto" w:fill="FFFFFF"/>
          </w:tcPr>
          <w:p w:rsidR="00C25A89" w:rsidRDefault="00C25A89" w:rsidP="00C25A89">
            <w:pPr>
              <w:pStyle w:val="15"/>
              <w:shd w:val="clear" w:color="auto" w:fill="auto"/>
              <w:spacing w:line="220" w:lineRule="exact"/>
            </w:pPr>
            <w:r>
              <w:rPr>
                <w:rStyle w:val="MicrosoftSansSerif11pt0pt"/>
              </w:rPr>
              <w:t>Жидкость для удаления гидрофобного заполнителя (1л)</w:t>
            </w:r>
          </w:p>
        </w:tc>
        <w:tc>
          <w:tcPr>
            <w:tcW w:w="142" w:type="dxa"/>
            <w:tcBorders>
              <w:top w:val="single" w:sz="4" w:space="0" w:color="auto"/>
            </w:tcBorders>
            <w:shd w:val="clear" w:color="auto" w:fill="FFFFFF"/>
          </w:tcPr>
          <w:p w:rsidR="00C25A89" w:rsidRDefault="00C25A89" w:rsidP="00C25A89">
            <w:pPr>
              <w:pStyle w:val="15"/>
              <w:shd w:val="clear" w:color="auto" w:fill="auto"/>
              <w:spacing w:line="110" w:lineRule="exact"/>
              <w:ind w:left="140"/>
            </w:pPr>
          </w:p>
        </w:tc>
        <w:tc>
          <w:tcPr>
            <w:tcW w:w="851" w:type="dxa"/>
            <w:tcBorders>
              <w:top w:val="single" w:sz="4" w:space="0" w:color="auto"/>
              <w:left w:val="single" w:sz="4" w:space="0" w:color="auto"/>
            </w:tcBorders>
            <w:shd w:val="clear" w:color="auto" w:fill="FFFFFF"/>
          </w:tcPr>
          <w:p w:rsidR="00C25A89" w:rsidRDefault="00C25A89" w:rsidP="00C25A89">
            <w:pPr>
              <w:pStyle w:val="15"/>
              <w:shd w:val="clear" w:color="auto" w:fill="auto"/>
              <w:spacing w:line="220" w:lineRule="exact"/>
              <w:ind w:right="160"/>
              <w:jc w:val="right"/>
            </w:pPr>
            <w:r>
              <w:rPr>
                <w:rStyle w:val="MicrosoftSansSerif11pt0pt"/>
              </w:rPr>
              <w:t>1</w:t>
            </w:r>
          </w:p>
        </w:tc>
        <w:tc>
          <w:tcPr>
            <w:tcW w:w="1134" w:type="dxa"/>
            <w:tcBorders>
              <w:top w:val="single" w:sz="4" w:space="0" w:color="auto"/>
              <w:left w:val="single" w:sz="4" w:space="0" w:color="auto"/>
              <w:right w:val="single" w:sz="4" w:space="0" w:color="auto"/>
            </w:tcBorders>
            <w:shd w:val="clear" w:color="auto" w:fill="FFFFFF"/>
          </w:tcPr>
          <w:p w:rsidR="00C25A89" w:rsidRDefault="00C25A89" w:rsidP="00C25A89">
            <w:pPr>
              <w:pStyle w:val="15"/>
              <w:shd w:val="clear" w:color="auto" w:fill="auto"/>
              <w:spacing w:line="220" w:lineRule="exact"/>
              <w:ind w:left="140"/>
            </w:pPr>
            <w:r>
              <w:rPr>
                <w:rStyle w:val="MicrosoftSansSerif11pt0pt"/>
              </w:rPr>
              <w:t>шт.</w:t>
            </w:r>
          </w:p>
        </w:tc>
      </w:tr>
      <w:tr w:rsidR="00C25A89" w:rsidTr="00C25A89">
        <w:trPr>
          <w:trHeight w:hRule="exact" w:val="307"/>
        </w:trPr>
        <w:tc>
          <w:tcPr>
            <w:tcW w:w="567" w:type="dxa"/>
            <w:tcBorders>
              <w:top w:val="single" w:sz="4" w:space="0" w:color="auto"/>
              <w:left w:val="single" w:sz="4" w:space="0" w:color="auto"/>
            </w:tcBorders>
            <w:shd w:val="clear" w:color="auto" w:fill="FFFFFF"/>
          </w:tcPr>
          <w:p w:rsidR="00C25A89" w:rsidRDefault="00C25A89" w:rsidP="00C25A89">
            <w:pPr>
              <w:pStyle w:val="15"/>
              <w:numPr>
                <w:ilvl w:val="0"/>
                <w:numId w:val="19"/>
              </w:numPr>
              <w:shd w:val="clear" w:color="auto" w:fill="auto"/>
              <w:spacing w:line="220" w:lineRule="exact"/>
              <w:ind w:hanging="773"/>
            </w:pPr>
            <w:r>
              <w:rPr>
                <w:rStyle w:val="MicrosoftSansSerif11pt0pt"/>
              </w:rPr>
              <w:t>5</w:t>
            </w:r>
          </w:p>
        </w:tc>
        <w:tc>
          <w:tcPr>
            <w:tcW w:w="6789" w:type="dxa"/>
            <w:tcBorders>
              <w:top w:val="single" w:sz="4" w:space="0" w:color="auto"/>
              <w:left w:val="single" w:sz="4" w:space="0" w:color="auto"/>
            </w:tcBorders>
            <w:shd w:val="clear" w:color="auto" w:fill="FFFFFF"/>
          </w:tcPr>
          <w:p w:rsidR="00C25A89" w:rsidRDefault="00C25A89" w:rsidP="00C25A89">
            <w:pPr>
              <w:pStyle w:val="15"/>
              <w:shd w:val="clear" w:color="auto" w:fill="auto"/>
              <w:spacing w:line="220" w:lineRule="exact"/>
            </w:pPr>
            <w:r>
              <w:rPr>
                <w:rStyle w:val="MicrosoftSansSerif11pt0pt"/>
              </w:rPr>
              <w:t>Изолента ПВХ</w:t>
            </w:r>
          </w:p>
        </w:tc>
        <w:tc>
          <w:tcPr>
            <w:tcW w:w="142" w:type="dxa"/>
            <w:tcBorders>
              <w:top w:val="single" w:sz="4" w:space="0" w:color="auto"/>
            </w:tcBorders>
            <w:shd w:val="clear" w:color="auto" w:fill="FFFFFF"/>
          </w:tcPr>
          <w:p w:rsidR="00C25A89" w:rsidRDefault="00C25A89" w:rsidP="00C25A89">
            <w:pPr>
              <w:pStyle w:val="15"/>
              <w:shd w:val="clear" w:color="auto" w:fill="auto"/>
              <w:spacing w:line="220" w:lineRule="exact"/>
              <w:ind w:left="140"/>
            </w:pPr>
          </w:p>
        </w:tc>
        <w:tc>
          <w:tcPr>
            <w:tcW w:w="851" w:type="dxa"/>
            <w:tcBorders>
              <w:top w:val="single" w:sz="4" w:space="0" w:color="auto"/>
              <w:left w:val="single" w:sz="4" w:space="0" w:color="auto"/>
            </w:tcBorders>
            <w:shd w:val="clear" w:color="auto" w:fill="FFFFFF"/>
          </w:tcPr>
          <w:p w:rsidR="00C25A89" w:rsidRDefault="00C25A89" w:rsidP="00C25A89">
            <w:pPr>
              <w:pStyle w:val="15"/>
              <w:shd w:val="clear" w:color="auto" w:fill="auto"/>
              <w:spacing w:line="220" w:lineRule="exact"/>
              <w:ind w:right="160"/>
              <w:jc w:val="right"/>
            </w:pPr>
            <w:r>
              <w:rPr>
                <w:rStyle w:val="MicrosoftSansSerif11pt0pt"/>
              </w:rPr>
              <w:t>1</w:t>
            </w:r>
          </w:p>
        </w:tc>
        <w:tc>
          <w:tcPr>
            <w:tcW w:w="1134" w:type="dxa"/>
            <w:tcBorders>
              <w:top w:val="single" w:sz="4" w:space="0" w:color="auto"/>
              <w:left w:val="single" w:sz="4" w:space="0" w:color="auto"/>
              <w:right w:val="single" w:sz="4" w:space="0" w:color="auto"/>
            </w:tcBorders>
            <w:shd w:val="clear" w:color="auto" w:fill="FFFFFF"/>
          </w:tcPr>
          <w:p w:rsidR="00C25A89" w:rsidRDefault="00C25A89" w:rsidP="00C25A89">
            <w:pPr>
              <w:pStyle w:val="15"/>
              <w:shd w:val="clear" w:color="auto" w:fill="auto"/>
              <w:spacing w:line="220" w:lineRule="exact"/>
              <w:ind w:left="140"/>
            </w:pPr>
            <w:r>
              <w:rPr>
                <w:rStyle w:val="MicrosoftSansSerif11pt0pt"/>
              </w:rPr>
              <w:t>шт.</w:t>
            </w:r>
          </w:p>
        </w:tc>
      </w:tr>
      <w:tr w:rsidR="00C25A89" w:rsidTr="00C25A89">
        <w:trPr>
          <w:trHeight w:hRule="exact" w:val="312"/>
        </w:trPr>
        <w:tc>
          <w:tcPr>
            <w:tcW w:w="567" w:type="dxa"/>
            <w:tcBorders>
              <w:top w:val="single" w:sz="4" w:space="0" w:color="auto"/>
              <w:left w:val="single" w:sz="4" w:space="0" w:color="auto"/>
            </w:tcBorders>
            <w:shd w:val="clear" w:color="auto" w:fill="FFFFFF"/>
          </w:tcPr>
          <w:p w:rsidR="00C25A89" w:rsidRDefault="00C25A89" w:rsidP="00C25A89">
            <w:pPr>
              <w:pStyle w:val="15"/>
              <w:numPr>
                <w:ilvl w:val="0"/>
                <w:numId w:val="19"/>
              </w:numPr>
              <w:shd w:val="clear" w:color="auto" w:fill="auto"/>
              <w:spacing w:line="220" w:lineRule="exact"/>
              <w:ind w:hanging="773"/>
            </w:pPr>
            <w:r>
              <w:rPr>
                <w:rStyle w:val="MicrosoftSansSerif11pt0pt"/>
              </w:rPr>
              <w:t>8</w:t>
            </w:r>
          </w:p>
        </w:tc>
        <w:tc>
          <w:tcPr>
            <w:tcW w:w="6789" w:type="dxa"/>
            <w:tcBorders>
              <w:top w:val="single" w:sz="4" w:space="0" w:color="auto"/>
              <w:left w:val="single" w:sz="4" w:space="0" w:color="auto"/>
            </w:tcBorders>
            <w:shd w:val="clear" w:color="auto" w:fill="FFFFFF"/>
          </w:tcPr>
          <w:p w:rsidR="00C25A89" w:rsidRDefault="00C25A89" w:rsidP="00C25A89">
            <w:pPr>
              <w:pStyle w:val="15"/>
              <w:shd w:val="clear" w:color="auto" w:fill="auto"/>
              <w:spacing w:line="220" w:lineRule="exact"/>
            </w:pPr>
            <w:r>
              <w:rPr>
                <w:rStyle w:val="MicrosoftSansSerif11pt0pt"/>
              </w:rPr>
              <w:t>Коробка для термоусаживаемых гильз</w:t>
            </w:r>
          </w:p>
        </w:tc>
        <w:tc>
          <w:tcPr>
            <w:tcW w:w="142" w:type="dxa"/>
            <w:tcBorders>
              <w:top w:val="single" w:sz="4" w:space="0" w:color="auto"/>
            </w:tcBorders>
            <w:shd w:val="clear" w:color="auto" w:fill="FFFFFF"/>
          </w:tcPr>
          <w:p w:rsidR="00C25A89" w:rsidRDefault="00C25A89" w:rsidP="00C25A89">
            <w:pPr>
              <w:pStyle w:val="15"/>
              <w:shd w:val="clear" w:color="auto" w:fill="auto"/>
              <w:spacing w:line="220" w:lineRule="exact"/>
              <w:ind w:left="140"/>
            </w:pPr>
          </w:p>
        </w:tc>
        <w:tc>
          <w:tcPr>
            <w:tcW w:w="851" w:type="dxa"/>
            <w:tcBorders>
              <w:top w:val="single" w:sz="4" w:space="0" w:color="auto"/>
              <w:left w:val="single" w:sz="4" w:space="0" w:color="auto"/>
            </w:tcBorders>
            <w:shd w:val="clear" w:color="auto" w:fill="FFFFFF"/>
          </w:tcPr>
          <w:p w:rsidR="00C25A89" w:rsidRDefault="00C25A89" w:rsidP="00C25A89">
            <w:pPr>
              <w:pStyle w:val="15"/>
              <w:shd w:val="clear" w:color="auto" w:fill="auto"/>
              <w:spacing w:line="220" w:lineRule="exact"/>
              <w:ind w:right="160"/>
              <w:jc w:val="right"/>
            </w:pPr>
            <w:r>
              <w:rPr>
                <w:rStyle w:val="MicrosoftSansSerif11pt0pt"/>
              </w:rPr>
              <w:t>1</w:t>
            </w:r>
          </w:p>
        </w:tc>
        <w:tc>
          <w:tcPr>
            <w:tcW w:w="1134" w:type="dxa"/>
            <w:tcBorders>
              <w:top w:val="single" w:sz="4" w:space="0" w:color="auto"/>
              <w:left w:val="single" w:sz="4" w:space="0" w:color="auto"/>
              <w:right w:val="single" w:sz="4" w:space="0" w:color="auto"/>
            </w:tcBorders>
            <w:shd w:val="clear" w:color="auto" w:fill="FFFFFF"/>
          </w:tcPr>
          <w:p w:rsidR="00C25A89" w:rsidRDefault="00C25A89" w:rsidP="00C25A89">
            <w:pPr>
              <w:pStyle w:val="15"/>
              <w:shd w:val="clear" w:color="auto" w:fill="auto"/>
              <w:spacing w:line="220" w:lineRule="exact"/>
              <w:ind w:left="140"/>
            </w:pPr>
            <w:r>
              <w:rPr>
                <w:rStyle w:val="MicrosoftSansSerif11pt0pt"/>
              </w:rPr>
              <w:t>шт.</w:t>
            </w:r>
          </w:p>
        </w:tc>
      </w:tr>
      <w:tr w:rsidR="00C25A89" w:rsidTr="00C25A89">
        <w:trPr>
          <w:trHeight w:hRule="exact" w:val="307"/>
        </w:trPr>
        <w:tc>
          <w:tcPr>
            <w:tcW w:w="567" w:type="dxa"/>
            <w:tcBorders>
              <w:top w:val="single" w:sz="4" w:space="0" w:color="auto"/>
              <w:left w:val="single" w:sz="4" w:space="0" w:color="auto"/>
            </w:tcBorders>
            <w:shd w:val="clear" w:color="auto" w:fill="FFFFFF"/>
          </w:tcPr>
          <w:p w:rsidR="00C25A89" w:rsidRDefault="00C25A89" w:rsidP="00C25A89">
            <w:pPr>
              <w:pStyle w:val="15"/>
              <w:numPr>
                <w:ilvl w:val="0"/>
                <w:numId w:val="19"/>
              </w:numPr>
              <w:shd w:val="clear" w:color="auto" w:fill="auto"/>
              <w:spacing w:line="220" w:lineRule="exact"/>
              <w:ind w:hanging="773"/>
            </w:pPr>
            <w:r>
              <w:rPr>
                <w:rStyle w:val="MicrosoftSansSerif11pt0pt"/>
              </w:rPr>
              <w:t>9</w:t>
            </w:r>
          </w:p>
        </w:tc>
        <w:tc>
          <w:tcPr>
            <w:tcW w:w="6789" w:type="dxa"/>
            <w:tcBorders>
              <w:top w:val="single" w:sz="4" w:space="0" w:color="auto"/>
              <w:left w:val="single" w:sz="4" w:space="0" w:color="auto"/>
            </w:tcBorders>
            <w:shd w:val="clear" w:color="auto" w:fill="FFFFFF"/>
          </w:tcPr>
          <w:p w:rsidR="00C25A89" w:rsidRDefault="00C25A89" w:rsidP="00C25A89">
            <w:pPr>
              <w:pStyle w:val="15"/>
              <w:shd w:val="clear" w:color="auto" w:fill="auto"/>
              <w:spacing w:line="220" w:lineRule="exact"/>
            </w:pPr>
            <w:r>
              <w:rPr>
                <w:rStyle w:val="MicrosoftSansSerif11pt0pt"/>
              </w:rPr>
              <w:t>Кусачки для стальных тросов</w:t>
            </w:r>
          </w:p>
        </w:tc>
        <w:tc>
          <w:tcPr>
            <w:tcW w:w="142" w:type="dxa"/>
            <w:tcBorders>
              <w:top w:val="single" w:sz="4" w:space="0" w:color="auto"/>
            </w:tcBorders>
            <w:shd w:val="clear" w:color="auto" w:fill="FFFFFF"/>
          </w:tcPr>
          <w:p w:rsidR="00C25A89" w:rsidRDefault="00C25A89" w:rsidP="00C25A89">
            <w:pPr>
              <w:pStyle w:val="15"/>
              <w:shd w:val="clear" w:color="auto" w:fill="auto"/>
              <w:spacing w:line="220" w:lineRule="exact"/>
              <w:ind w:left="140"/>
            </w:pPr>
          </w:p>
        </w:tc>
        <w:tc>
          <w:tcPr>
            <w:tcW w:w="851" w:type="dxa"/>
            <w:tcBorders>
              <w:top w:val="single" w:sz="4" w:space="0" w:color="auto"/>
              <w:left w:val="single" w:sz="4" w:space="0" w:color="auto"/>
            </w:tcBorders>
            <w:shd w:val="clear" w:color="auto" w:fill="FFFFFF"/>
          </w:tcPr>
          <w:p w:rsidR="00C25A89" w:rsidRDefault="00C25A89" w:rsidP="00C25A89">
            <w:pPr>
              <w:pStyle w:val="15"/>
              <w:shd w:val="clear" w:color="auto" w:fill="auto"/>
              <w:spacing w:line="220" w:lineRule="exact"/>
              <w:ind w:right="160"/>
              <w:jc w:val="right"/>
            </w:pPr>
            <w:r>
              <w:rPr>
                <w:rStyle w:val="MicrosoftSansSerif11pt0pt"/>
              </w:rPr>
              <w:t>1</w:t>
            </w:r>
          </w:p>
        </w:tc>
        <w:tc>
          <w:tcPr>
            <w:tcW w:w="1134" w:type="dxa"/>
            <w:tcBorders>
              <w:top w:val="single" w:sz="4" w:space="0" w:color="auto"/>
              <w:left w:val="single" w:sz="4" w:space="0" w:color="auto"/>
              <w:right w:val="single" w:sz="4" w:space="0" w:color="auto"/>
            </w:tcBorders>
            <w:shd w:val="clear" w:color="auto" w:fill="FFFFFF"/>
          </w:tcPr>
          <w:p w:rsidR="00C25A89" w:rsidRDefault="00C25A89" w:rsidP="00C25A89">
            <w:pPr>
              <w:pStyle w:val="15"/>
              <w:shd w:val="clear" w:color="auto" w:fill="auto"/>
              <w:spacing w:line="220" w:lineRule="exact"/>
              <w:ind w:left="140"/>
            </w:pPr>
            <w:r>
              <w:rPr>
                <w:rStyle w:val="MicrosoftSansSerif11pt0pt"/>
              </w:rPr>
              <w:t>шт.</w:t>
            </w:r>
          </w:p>
        </w:tc>
      </w:tr>
      <w:tr w:rsidR="00C25A89" w:rsidTr="00C25A89">
        <w:trPr>
          <w:trHeight w:hRule="exact" w:val="307"/>
        </w:trPr>
        <w:tc>
          <w:tcPr>
            <w:tcW w:w="567" w:type="dxa"/>
            <w:tcBorders>
              <w:top w:val="single" w:sz="4" w:space="0" w:color="auto"/>
              <w:left w:val="single" w:sz="4" w:space="0" w:color="auto"/>
            </w:tcBorders>
            <w:shd w:val="clear" w:color="auto" w:fill="FFFFFF"/>
          </w:tcPr>
          <w:p w:rsidR="00C25A89" w:rsidRDefault="00C25A89" w:rsidP="00C25A89">
            <w:pPr>
              <w:pStyle w:val="15"/>
              <w:numPr>
                <w:ilvl w:val="0"/>
                <w:numId w:val="19"/>
              </w:numPr>
              <w:shd w:val="clear" w:color="auto" w:fill="auto"/>
              <w:spacing w:line="220" w:lineRule="exact"/>
              <w:ind w:hanging="773"/>
            </w:pPr>
            <w:r>
              <w:rPr>
                <w:rStyle w:val="MicrosoftSansSerif11pt0pt"/>
              </w:rPr>
              <w:t>10</w:t>
            </w:r>
          </w:p>
        </w:tc>
        <w:tc>
          <w:tcPr>
            <w:tcW w:w="6789" w:type="dxa"/>
            <w:tcBorders>
              <w:top w:val="single" w:sz="4" w:space="0" w:color="auto"/>
              <w:left w:val="single" w:sz="4" w:space="0" w:color="auto"/>
            </w:tcBorders>
            <w:shd w:val="clear" w:color="auto" w:fill="FFFFFF"/>
          </w:tcPr>
          <w:p w:rsidR="00C25A89" w:rsidRDefault="00C25A89" w:rsidP="00C25A89">
            <w:pPr>
              <w:pStyle w:val="15"/>
              <w:shd w:val="clear" w:color="auto" w:fill="auto"/>
              <w:spacing w:line="220" w:lineRule="exact"/>
            </w:pPr>
            <w:r>
              <w:rPr>
                <w:rStyle w:val="MicrosoftSansSerif11pt0pt"/>
              </w:rPr>
              <w:t>Лупа</w:t>
            </w:r>
          </w:p>
        </w:tc>
        <w:tc>
          <w:tcPr>
            <w:tcW w:w="142" w:type="dxa"/>
            <w:tcBorders>
              <w:top w:val="single" w:sz="4" w:space="0" w:color="auto"/>
            </w:tcBorders>
            <w:shd w:val="clear" w:color="auto" w:fill="FFFFFF"/>
          </w:tcPr>
          <w:p w:rsidR="00C25A89" w:rsidRDefault="00C25A89" w:rsidP="00C25A89">
            <w:pPr>
              <w:pStyle w:val="15"/>
              <w:shd w:val="clear" w:color="auto" w:fill="auto"/>
              <w:spacing w:line="220" w:lineRule="exact"/>
              <w:ind w:left="140"/>
            </w:pPr>
          </w:p>
        </w:tc>
        <w:tc>
          <w:tcPr>
            <w:tcW w:w="851" w:type="dxa"/>
            <w:tcBorders>
              <w:top w:val="single" w:sz="4" w:space="0" w:color="auto"/>
              <w:left w:val="single" w:sz="4" w:space="0" w:color="auto"/>
            </w:tcBorders>
            <w:shd w:val="clear" w:color="auto" w:fill="FFFFFF"/>
          </w:tcPr>
          <w:p w:rsidR="00C25A89" w:rsidRDefault="00C25A89" w:rsidP="00C25A89">
            <w:pPr>
              <w:pStyle w:val="15"/>
              <w:shd w:val="clear" w:color="auto" w:fill="auto"/>
              <w:spacing w:line="220" w:lineRule="exact"/>
              <w:ind w:right="160"/>
              <w:jc w:val="right"/>
            </w:pPr>
            <w:r>
              <w:rPr>
                <w:rStyle w:val="MicrosoftSansSerif11pt0pt"/>
              </w:rPr>
              <w:t>1</w:t>
            </w:r>
          </w:p>
        </w:tc>
        <w:tc>
          <w:tcPr>
            <w:tcW w:w="1134" w:type="dxa"/>
            <w:tcBorders>
              <w:top w:val="single" w:sz="4" w:space="0" w:color="auto"/>
              <w:left w:val="single" w:sz="4" w:space="0" w:color="auto"/>
              <w:right w:val="single" w:sz="4" w:space="0" w:color="auto"/>
            </w:tcBorders>
            <w:shd w:val="clear" w:color="auto" w:fill="FFFFFF"/>
          </w:tcPr>
          <w:p w:rsidR="00C25A89" w:rsidRDefault="00C25A89" w:rsidP="00C25A89">
            <w:pPr>
              <w:pStyle w:val="15"/>
              <w:shd w:val="clear" w:color="auto" w:fill="auto"/>
              <w:spacing w:line="220" w:lineRule="exact"/>
              <w:ind w:left="140"/>
            </w:pPr>
            <w:r>
              <w:rPr>
                <w:rStyle w:val="MicrosoftSansSerif11pt0pt"/>
              </w:rPr>
              <w:t>шт.</w:t>
            </w:r>
          </w:p>
        </w:tc>
      </w:tr>
      <w:tr w:rsidR="00C25A89" w:rsidTr="00C25A89">
        <w:trPr>
          <w:trHeight w:hRule="exact" w:val="477"/>
        </w:trPr>
        <w:tc>
          <w:tcPr>
            <w:tcW w:w="567" w:type="dxa"/>
            <w:tcBorders>
              <w:top w:val="single" w:sz="4" w:space="0" w:color="auto"/>
              <w:left w:val="single" w:sz="4" w:space="0" w:color="auto"/>
            </w:tcBorders>
            <w:shd w:val="clear" w:color="auto" w:fill="FFFFFF"/>
          </w:tcPr>
          <w:p w:rsidR="00C25A89" w:rsidRDefault="00C25A89" w:rsidP="00C25A89">
            <w:pPr>
              <w:pStyle w:val="15"/>
              <w:numPr>
                <w:ilvl w:val="0"/>
                <w:numId w:val="19"/>
              </w:numPr>
              <w:shd w:val="clear" w:color="auto" w:fill="auto"/>
              <w:spacing w:line="220" w:lineRule="exact"/>
              <w:ind w:hanging="773"/>
            </w:pPr>
            <w:r>
              <w:rPr>
                <w:rStyle w:val="MicrosoftSansSerif11pt0pt"/>
              </w:rPr>
              <w:t>11</w:t>
            </w:r>
          </w:p>
        </w:tc>
        <w:tc>
          <w:tcPr>
            <w:tcW w:w="6789" w:type="dxa"/>
            <w:tcBorders>
              <w:top w:val="single" w:sz="4" w:space="0" w:color="auto"/>
              <w:left w:val="single" w:sz="4" w:space="0" w:color="auto"/>
            </w:tcBorders>
            <w:shd w:val="clear" w:color="auto" w:fill="FFFFFF"/>
          </w:tcPr>
          <w:p w:rsidR="00C25A89" w:rsidRDefault="00C25A89" w:rsidP="00C25A89">
            <w:pPr>
              <w:pStyle w:val="15"/>
              <w:shd w:val="clear" w:color="auto" w:fill="auto"/>
              <w:spacing w:line="220" w:lineRule="exact"/>
            </w:pPr>
            <w:r>
              <w:rPr>
                <w:rStyle w:val="MicrosoftSansSerif11pt0pt"/>
              </w:rPr>
              <w:t>Набор отверток</w:t>
            </w:r>
            <w:r w:rsidRPr="00F975DD">
              <w:rPr>
                <w:rStyle w:val="MicrosoftSansSerif11pt0pt"/>
              </w:rPr>
              <w:t xml:space="preserve">, </w:t>
            </w:r>
            <w:r>
              <w:rPr>
                <w:rStyle w:val="MicrosoftSansSerif11pt0pt"/>
              </w:rPr>
              <w:t>4 шт. (шлицевая – большая, малая; крестовая – большая, малая)</w:t>
            </w:r>
          </w:p>
        </w:tc>
        <w:tc>
          <w:tcPr>
            <w:tcW w:w="142" w:type="dxa"/>
            <w:tcBorders>
              <w:top w:val="single" w:sz="4" w:space="0" w:color="auto"/>
            </w:tcBorders>
            <w:shd w:val="clear" w:color="auto" w:fill="FFFFFF"/>
          </w:tcPr>
          <w:p w:rsidR="00C25A89" w:rsidRDefault="00C25A89" w:rsidP="00C25A89">
            <w:pPr>
              <w:rPr>
                <w:sz w:val="10"/>
                <w:szCs w:val="10"/>
              </w:rPr>
            </w:pPr>
          </w:p>
        </w:tc>
        <w:tc>
          <w:tcPr>
            <w:tcW w:w="851" w:type="dxa"/>
            <w:tcBorders>
              <w:top w:val="single" w:sz="4" w:space="0" w:color="auto"/>
              <w:left w:val="single" w:sz="4" w:space="0" w:color="auto"/>
            </w:tcBorders>
            <w:shd w:val="clear" w:color="auto" w:fill="FFFFFF"/>
          </w:tcPr>
          <w:p w:rsidR="00C25A89" w:rsidRDefault="00C25A89" w:rsidP="00C25A89">
            <w:pPr>
              <w:pStyle w:val="15"/>
              <w:shd w:val="clear" w:color="auto" w:fill="auto"/>
              <w:spacing w:line="220" w:lineRule="exact"/>
              <w:ind w:right="160"/>
              <w:jc w:val="right"/>
            </w:pPr>
            <w:r>
              <w:rPr>
                <w:rStyle w:val="MicrosoftSansSerif11pt0pt"/>
              </w:rPr>
              <w:t>1</w:t>
            </w:r>
          </w:p>
        </w:tc>
        <w:tc>
          <w:tcPr>
            <w:tcW w:w="1134" w:type="dxa"/>
            <w:tcBorders>
              <w:top w:val="single" w:sz="4" w:space="0" w:color="auto"/>
              <w:left w:val="single" w:sz="4" w:space="0" w:color="auto"/>
              <w:right w:val="single" w:sz="4" w:space="0" w:color="auto"/>
            </w:tcBorders>
            <w:shd w:val="clear" w:color="auto" w:fill="FFFFFF"/>
          </w:tcPr>
          <w:p w:rsidR="00C25A89" w:rsidRDefault="00C25A89" w:rsidP="00C25A89">
            <w:pPr>
              <w:pStyle w:val="15"/>
              <w:shd w:val="clear" w:color="auto" w:fill="auto"/>
              <w:spacing w:line="220" w:lineRule="exact"/>
              <w:ind w:left="140"/>
            </w:pPr>
            <w:r>
              <w:rPr>
                <w:rStyle w:val="MicrosoftSansSerif11pt0pt"/>
              </w:rPr>
              <w:t>шт.</w:t>
            </w:r>
          </w:p>
        </w:tc>
      </w:tr>
      <w:tr w:rsidR="00C25A89" w:rsidTr="00C25A89">
        <w:trPr>
          <w:trHeight w:hRule="exact" w:val="307"/>
        </w:trPr>
        <w:tc>
          <w:tcPr>
            <w:tcW w:w="567" w:type="dxa"/>
            <w:tcBorders>
              <w:top w:val="single" w:sz="4" w:space="0" w:color="auto"/>
              <w:left w:val="single" w:sz="4" w:space="0" w:color="auto"/>
            </w:tcBorders>
            <w:shd w:val="clear" w:color="auto" w:fill="FFFFFF"/>
          </w:tcPr>
          <w:p w:rsidR="00C25A89" w:rsidRDefault="00C25A89" w:rsidP="00C25A89">
            <w:pPr>
              <w:pStyle w:val="15"/>
              <w:numPr>
                <w:ilvl w:val="0"/>
                <w:numId w:val="19"/>
              </w:numPr>
              <w:shd w:val="clear" w:color="auto" w:fill="auto"/>
              <w:spacing w:line="220" w:lineRule="exact"/>
              <w:ind w:hanging="773"/>
            </w:pPr>
            <w:r>
              <w:rPr>
                <w:rStyle w:val="MicrosoftSansSerif11pt0pt"/>
              </w:rPr>
              <w:t>12</w:t>
            </w:r>
          </w:p>
        </w:tc>
        <w:tc>
          <w:tcPr>
            <w:tcW w:w="6789" w:type="dxa"/>
            <w:tcBorders>
              <w:top w:val="single" w:sz="4" w:space="0" w:color="auto"/>
              <w:left w:val="single" w:sz="4" w:space="0" w:color="auto"/>
            </w:tcBorders>
            <w:shd w:val="clear" w:color="auto" w:fill="FFFFFF"/>
          </w:tcPr>
          <w:p w:rsidR="00C25A89" w:rsidRDefault="00C25A89" w:rsidP="00C25A89">
            <w:pPr>
              <w:pStyle w:val="15"/>
              <w:shd w:val="clear" w:color="auto" w:fill="auto"/>
              <w:spacing w:line="220" w:lineRule="exact"/>
            </w:pPr>
            <w:r>
              <w:rPr>
                <w:rStyle w:val="MicrosoftSansSerif11pt0pt"/>
              </w:rPr>
              <w:t>Нож монтажника</w:t>
            </w:r>
          </w:p>
        </w:tc>
        <w:tc>
          <w:tcPr>
            <w:tcW w:w="142" w:type="dxa"/>
            <w:tcBorders>
              <w:top w:val="single" w:sz="4" w:space="0" w:color="auto"/>
            </w:tcBorders>
            <w:shd w:val="clear" w:color="auto" w:fill="FFFFFF"/>
          </w:tcPr>
          <w:p w:rsidR="00C25A89" w:rsidRDefault="00C25A89" w:rsidP="00C25A89">
            <w:pPr>
              <w:rPr>
                <w:sz w:val="10"/>
                <w:szCs w:val="10"/>
              </w:rPr>
            </w:pPr>
          </w:p>
        </w:tc>
        <w:tc>
          <w:tcPr>
            <w:tcW w:w="851" w:type="dxa"/>
            <w:tcBorders>
              <w:top w:val="single" w:sz="4" w:space="0" w:color="auto"/>
              <w:left w:val="single" w:sz="4" w:space="0" w:color="auto"/>
            </w:tcBorders>
            <w:shd w:val="clear" w:color="auto" w:fill="FFFFFF"/>
          </w:tcPr>
          <w:p w:rsidR="00C25A89" w:rsidRDefault="00C25A89" w:rsidP="00C25A89">
            <w:pPr>
              <w:pStyle w:val="15"/>
              <w:shd w:val="clear" w:color="auto" w:fill="auto"/>
              <w:spacing w:line="220" w:lineRule="exact"/>
              <w:ind w:right="160"/>
              <w:jc w:val="right"/>
            </w:pPr>
            <w:r>
              <w:rPr>
                <w:rStyle w:val="MicrosoftSansSerif11pt0pt"/>
              </w:rPr>
              <w:t>1</w:t>
            </w:r>
          </w:p>
        </w:tc>
        <w:tc>
          <w:tcPr>
            <w:tcW w:w="1134" w:type="dxa"/>
            <w:tcBorders>
              <w:top w:val="single" w:sz="4" w:space="0" w:color="auto"/>
              <w:left w:val="single" w:sz="4" w:space="0" w:color="auto"/>
              <w:right w:val="single" w:sz="4" w:space="0" w:color="auto"/>
            </w:tcBorders>
            <w:shd w:val="clear" w:color="auto" w:fill="FFFFFF"/>
          </w:tcPr>
          <w:p w:rsidR="00C25A89" w:rsidRDefault="00C25A89" w:rsidP="00C25A89">
            <w:pPr>
              <w:pStyle w:val="15"/>
              <w:shd w:val="clear" w:color="auto" w:fill="auto"/>
              <w:spacing w:line="220" w:lineRule="exact"/>
              <w:ind w:left="140"/>
            </w:pPr>
            <w:r>
              <w:rPr>
                <w:rStyle w:val="MicrosoftSansSerif11pt0pt"/>
              </w:rPr>
              <w:t>шт.</w:t>
            </w:r>
          </w:p>
        </w:tc>
      </w:tr>
      <w:tr w:rsidR="00C25A89" w:rsidTr="00C25A89">
        <w:trPr>
          <w:trHeight w:hRule="exact" w:val="312"/>
        </w:trPr>
        <w:tc>
          <w:tcPr>
            <w:tcW w:w="567" w:type="dxa"/>
            <w:tcBorders>
              <w:top w:val="single" w:sz="4" w:space="0" w:color="auto"/>
              <w:left w:val="single" w:sz="4" w:space="0" w:color="auto"/>
            </w:tcBorders>
            <w:shd w:val="clear" w:color="auto" w:fill="FFFFFF"/>
          </w:tcPr>
          <w:p w:rsidR="00C25A89" w:rsidRDefault="00C25A89" w:rsidP="00C25A89">
            <w:pPr>
              <w:pStyle w:val="15"/>
              <w:numPr>
                <w:ilvl w:val="0"/>
                <w:numId w:val="19"/>
              </w:numPr>
              <w:shd w:val="clear" w:color="auto" w:fill="auto"/>
              <w:spacing w:line="220" w:lineRule="exact"/>
              <w:ind w:hanging="773"/>
            </w:pPr>
            <w:r>
              <w:rPr>
                <w:rStyle w:val="MicrosoftSansSerif11pt0pt"/>
              </w:rPr>
              <w:t>13</w:t>
            </w:r>
          </w:p>
        </w:tc>
        <w:tc>
          <w:tcPr>
            <w:tcW w:w="6789" w:type="dxa"/>
            <w:tcBorders>
              <w:top w:val="single" w:sz="4" w:space="0" w:color="auto"/>
              <w:left w:val="single" w:sz="4" w:space="0" w:color="auto"/>
            </w:tcBorders>
            <w:shd w:val="clear" w:color="auto" w:fill="FFFFFF"/>
          </w:tcPr>
          <w:p w:rsidR="00C25A89" w:rsidRDefault="00C25A89" w:rsidP="00C25A89">
            <w:pPr>
              <w:pStyle w:val="15"/>
              <w:shd w:val="clear" w:color="auto" w:fill="auto"/>
              <w:spacing w:line="220" w:lineRule="exact"/>
            </w:pPr>
            <w:r>
              <w:rPr>
                <w:rStyle w:val="MicrosoftSansSerif11pt0pt"/>
              </w:rPr>
              <w:t>Ножницы для удаления арамидной нити</w:t>
            </w:r>
          </w:p>
        </w:tc>
        <w:tc>
          <w:tcPr>
            <w:tcW w:w="142" w:type="dxa"/>
            <w:tcBorders>
              <w:top w:val="single" w:sz="4" w:space="0" w:color="auto"/>
            </w:tcBorders>
            <w:shd w:val="clear" w:color="auto" w:fill="FFFFFF"/>
          </w:tcPr>
          <w:p w:rsidR="00C25A89" w:rsidRDefault="00C25A89" w:rsidP="00C25A89">
            <w:pPr>
              <w:rPr>
                <w:sz w:val="10"/>
                <w:szCs w:val="10"/>
              </w:rPr>
            </w:pPr>
          </w:p>
        </w:tc>
        <w:tc>
          <w:tcPr>
            <w:tcW w:w="851" w:type="dxa"/>
            <w:tcBorders>
              <w:top w:val="single" w:sz="4" w:space="0" w:color="auto"/>
              <w:left w:val="single" w:sz="4" w:space="0" w:color="auto"/>
            </w:tcBorders>
            <w:shd w:val="clear" w:color="auto" w:fill="FFFFFF"/>
          </w:tcPr>
          <w:p w:rsidR="00C25A89" w:rsidRDefault="00C25A89" w:rsidP="00C25A89">
            <w:pPr>
              <w:pStyle w:val="15"/>
              <w:shd w:val="clear" w:color="auto" w:fill="auto"/>
              <w:spacing w:line="220" w:lineRule="exact"/>
              <w:ind w:right="160"/>
              <w:jc w:val="right"/>
            </w:pPr>
            <w:r>
              <w:rPr>
                <w:rStyle w:val="MicrosoftSansSerif11pt0pt"/>
              </w:rPr>
              <w:t>1</w:t>
            </w:r>
          </w:p>
        </w:tc>
        <w:tc>
          <w:tcPr>
            <w:tcW w:w="1134" w:type="dxa"/>
            <w:tcBorders>
              <w:top w:val="single" w:sz="4" w:space="0" w:color="auto"/>
              <w:left w:val="single" w:sz="4" w:space="0" w:color="auto"/>
              <w:right w:val="single" w:sz="4" w:space="0" w:color="auto"/>
            </w:tcBorders>
            <w:shd w:val="clear" w:color="auto" w:fill="FFFFFF"/>
          </w:tcPr>
          <w:p w:rsidR="00C25A89" w:rsidRDefault="00C25A89" w:rsidP="00C25A89">
            <w:pPr>
              <w:pStyle w:val="15"/>
              <w:shd w:val="clear" w:color="auto" w:fill="auto"/>
              <w:spacing w:line="220" w:lineRule="exact"/>
              <w:ind w:left="140"/>
            </w:pPr>
            <w:r>
              <w:rPr>
                <w:rStyle w:val="MicrosoftSansSerif11pt0pt"/>
              </w:rPr>
              <w:t>шт.</w:t>
            </w:r>
          </w:p>
        </w:tc>
      </w:tr>
      <w:tr w:rsidR="00C25A89" w:rsidTr="00C25A89">
        <w:trPr>
          <w:trHeight w:hRule="exact" w:val="307"/>
        </w:trPr>
        <w:tc>
          <w:tcPr>
            <w:tcW w:w="567" w:type="dxa"/>
            <w:tcBorders>
              <w:top w:val="single" w:sz="4" w:space="0" w:color="auto"/>
              <w:left w:val="single" w:sz="4" w:space="0" w:color="auto"/>
            </w:tcBorders>
            <w:shd w:val="clear" w:color="auto" w:fill="FFFFFF"/>
          </w:tcPr>
          <w:p w:rsidR="00C25A89" w:rsidRDefault="00C25A89" w:rsidP="00C25A89">
            <w:pPr>
              <w:pStyle w:val="15"/>
              <w:numPr>
                <w:ilvl w:val="0"/>
                <w:numId w:val="19"/>
              </w:numPr>
              <w:shd w:val="clear" w:color="auto" w:fill="auto"/>
              <w:spacing w:line="220" w:lineRule="exact"/>
              <w:ind w:hanging="773"/>
            </w:pPr>
            <w:r>
              <w:rPr>
                <w:rStyle w:val="MicrosoftSansSerif11pt0pt"/>
              </w:rPr>
              <w:t>14</w:t>
            </w:r>
          </w:p>
        </w:tc>
        <w:tc>
          <w:tcPr>
            <w:tcW w:w="6789" w:type="dxa"/>
            <w:tcBorders>
              <w:top w:val="single" w:sz="4" w:space="0" w:color="auto"/>
              <w:left w:val="single" w:sz="4" w:space="0" w:color="auto"/>
            </w:tcBorders>
            <w:shd w:val="clear" w:color="auto" w:fill="FFFFFF"/>
          </w:tcPr>
          <w:p w:rsidR="00C25A89" w:rsidRDefault="00C25A89" w:rsidP="00C25A89">
            <w:pPr>
              <w:pStyle w:val="15"/>
              <w:shd w:val="clear" w:color="auto" w:fill="auto"/>
              <w:spacing w:line="220" w:lineRule="exact"/>
            </w:pPr>
            <w:r>
              <w:rPr>
                <w:rStyle w:val="MicrosoftSansSerif11pt0pt"/>
              </w:rPr>
              <w:t>Ножовка по металлу с полотном 300 мм</w:t>
            </w:r>
          </w:p>
        </w:tc>
        <w:tc>
          <w:tcPr>
            <w:tcW w:w="142" w:type="dxa"/>
            <w:tcBorders>
              <w:top w:val="single" w:sz="4" w:space="0" w:color="auto"/>
            </w:tcBorders>
            <w:shd w:val="clear" w:color="auto" w:fill="FFFFFF"/>
          </w:tcPr>
          <w:p w:rsidR="00C25A89" w:rsidRDefault="00C25A89" w:rsidP="00C25A89">
            <w:pPr>
              <w:pStyle w:val="15"/>
              <w:shd w:val="clear" w:color="auto" w:fill="auto"/>
              <w:spacing w:line="180" w:lineRule="exact"/>
              <w:ind w:left="140"/>
            </w:pPr>
          </w:p>
        </w:tc>
        <w:tc>
          <w:tcPr>
            <w:tcW w:w="851" w:type="dxa"/>
            <w:tcBorders>
              <w:top w:val="single" w:sz="4" w:space="0" w:color="auto"/>
              <w:left w:val="single" w:sz="4" w:space="0" w:color="auto"/>
            </w:tcBorders>
            <w:shd w:val="clear" w:color="auto" w:fill="FFFFFF"/>
          </w:tcPr>
          <w:p w:rsidR="00C25A89" w:rsidRDefault="00C25A89" w:rsidP="00C25A89">
            <w:pPr>
              <w:pStyle w:val="15"/>
              <w:shd w:val="clear" w:color="auto" w:fill="auto"/>
              <w:spacing w:line="220" w:lineRule="exact"/>
              <w:ind w:right="160"/>
              <w:jc w:val="right"/>
            </w:pPr>
            <w:r>
              <w:rPr>
                <w:rStyle w:val="MicrosoftSansSerif11pt0pt"/>
              </w:rPr>
              <w:t>1</w:t>
            </w:r>
          </w:p>
        </w:tc>
        <w:tc>
          <w:tcPr>
            <w:tcW w:w="1134" w:type="dxa"/>
            <w:tcBorders>
              <w:top w:val="single" w:sz="4" w:space="0" w:color="auto"/>
              <w:left w:val="single" w:sz="4" w:space="0" w:color="auto"/>
              <w:right w:val="single" w:sz="4" w:space="0" w:color="auto"/>
            </w:tcBorders>
            <w:shd w:val="clear" w:color="auto" w:fill="FFFFFF"/>
          </w:tcPr>
          <w:p w:rsidR="00C25A89" w:rsidRDefault="00C25A89" w:rsidP="00C25A89">
            <w:pPr>
              <w:pStyle w:val="15"/>
              <w:shd w:val="clear" w:color="auto" w:fill="auto"/>
              <w:spacing w:line="220" w:lineRule="exact"/>
              <w:ind w:left="140"/>
            </w:pPr>
            <w:r>
              <w:rPr>
                <w:rStyle w:val="MicrosoftSansSerif11pt0pt"/>
              </w:rPr>
              <w:t>шт.</w:t>
            </w:r>
          </w:p>
        </w:tc>
      </w:tr>
      <w:tr w:rsidR="00C25A89" w:rsidTr="00C25A89">
        <w:trPr>
          <w:trHeight w:hRule="exact" w:val="307"/>
        </w:trPr>
        <w:tc>
          <w:tcPr>
            <w:tcW w:w="567" w:type="dxa"/>
            <w:tcBorders>
              <w:top w:val="single" w:sz="4" w:space="0" w:color="auto"/>
              <w:left w:val="single" w:sz="4" w:space="0" w:color="auto"/>
            </w:tcBorders>
            <w:shd w:val="clear" w:color="auto" w:fill="FFFFFF"/>
          </w:tcPr>
          <w:p w:rsidR="00C25A89" w:rsidRDefault="00C25A89" w:rsidP="00C25A89">
            <w:pPr>
              <w:pStyle w:val="15"/>
              <w:numPr>
                <w:ilvl w:val="0"/>
                <w:numId w:val="19"/>
              </w:numPr>
              <w:shd w:val="clear" w:color="auto" w:fill="auto"/>
              <w:spacing w:line="220" w:lineRule="exact"/>
              <w:ind w:hanging="773"/>
            </w:pPr>
            <w:r>
              <w:rPr>
                <w:rStyle w:val="MicrosoftSansSerif11pt0pt"/>
              </w:rPr>
              <w:t>15</w:t>
            </w:r>
          </w:p>
        </w:tc>
        <w:tc>
          <w:tcPr>
            <w:tcW w:w="6789" w:type="dxa"/>
            <w:tcBorders>
              <w:top w:val="single" w:sz="4" w:space="0" w:color="auto"/>
              <w:left w:val="single" w:sz="4" w:space="0" w:color="auto"/>
            </w:tcBorders>
            <w:shd w:val="clear" w:color="auto" w:fill="FFFFFF"/>
          </w:tcPr>
          <w:p w:rsidR="00C25A89" w:rsidRDefault="00C25A89" w:rsidP="00C25A89">
            <w:pPr>
              <w:pStyle w:val="15"/>
              <w:shd w:val="clear" w:color="auto" w:fill="auto"/>
              <w:spacing w:line="220" w:lineRule="exact"/>
            </w:pPr>
            <w:r>
              <w:rPr>
                <w:rStyle w:val="MicrosoftSansSerif11pt0pt"/>
              </w:rPr>
              <w:t>Пинцет анатомический</w:t>
            </w:r>
          </w:p>
        </w:tc>
        <w:tc>
          <w:tcPr>
            <w:tcW w:w="142" w:type="dxa"/>
            <w:tcBorders>
              <w:top w:val="single" w:sz="4" w:space="0" w:color="auto"/>
            </w:tcBorders>
            <w:shd w:val="clear" w:color="auto" w:fill="FFFFFF"/>
          </w:tcPr>
          <w:p w:rsidR="00C25A89" w:rsidRDefault="00C25A89" w:rsidP="00C25A89">
            <w:pPr>
              <w:rPr>
                <w:sz w:val="10"/>
                <w:szCs w:val="10"/>
              </w:rPr>
            </w:pPr>
          </w:p>
        </w:tc>
        <w:tc>
          <w:tcPr>
            <w:tcW w:w="851" w:type="dxa"/>
            <w:tcBorders>
              <w:top w:val="single" w:sz="4" w:space="0" w:color="auto"/>
              <w:left w:val="single" w:sz="4" w:space="0" w:color="auto"/>
            </w:tcBorders>
            <w:shd w:val="clear" w:color="auto" w:fill="FFFFFF"/>
          </w:tcPr>
          <w:p w:rsidR="00C25A89" w:rsidRDefault="00C25A89" w:rsidP="00C25A89">
            <w:pPr>
              <w:pStyle w:val="15"/>
              <w:shd w:val="clear" w:color="auto" w:fill="auto"/>
              <w:spacing w:line="220" w:lineRule="exact"/>
              <w:ind w:right="160"/>
              <w:jc w:val="right"/>
            </w:pPr>
            <w:r>
              <w:rPr>
                <w:rStyle w:val="MicrosoftSansSerif11pt0pt"/>
              </w:rPr>
              <w:t>1</w:t>
            </w:r>
          </w:p>
        </w:tc>
        <w:tc>
          <w:tcPr>
            <w:tcW w:w="1134" w:type="dxa"/>
            <w:tcBorders>
              <w:top w:val="single" w:sz="4" w:space="0" w:color="auto"/>
              <w:left w:val="single" w:sz="4" w:space="0" w:color="auto"/>
              <w:right w:val="single" w:sz="4" w:space="0" w:color="auto"/>
            </w:tcBorders>
            <w:shd w:val="clear" w:color="auto" w:fill="FFFFFF"/>
          </w:tcPr>
          <w:p w:rsidR="00C25A89" w:rsidRDefault="00C25A89" w:rsidP="00C25A89">
            <w:pPr>
              <w:pStyle w:val="15"/>
              <w:shd w:val="clear" w:color="auto" w:fill="auto"/>
              <w:spacing w:line="220" w:lineRule="exact"/>
              <w:ind w:left="140"/>
            </w:pPr>
            <w:r>
              <w:rPr>
                <w:rStyle w:val="MicrosoftSansSerif11pt0pt"/>
              </w:rPr>
              <w:t>шт.</w:t>
            </w:r>
          </w:p>
        </w:tc>
      </w:tr>
      <w:tr w:rsidR="00C25A89" w:rsidTr="00C25A89">
        <w:trPr>
          <w:trHeight w:hRule="exact" w:val="312"/>
        </w:trPr>
        <w:tc>
          <w:tcPr>
            <w:tcW w:w="567" w:type="dxa"/>
            <w:tcBorders>
              <w:top w:val="single" w:sz="4" w:space="0" w:color="auto"/>
              <w:left w:val="single" w:sz="4" w:space="0" w:color="auto"/>
            </w:tcBorders>
            <w:shd w:val="clear" w:color="auto" w:fill="FFFFFF"/>
          </w:tcPr>
          <w:p w:rsidR="00C25A89" w:rsidRDefault="00C25A89" w:rsidP="00C25A89">
            <w:pPr>
              <w:pStyle w:val="15"/>
              <w:numPr>
                <w:ilvl w:val="0"/>
                <w:numId w:val="19"/>
              </w:numPr>
              <w:shd w:val="clear" w:color="auto" w:fill="auto"/>
              <w:spacing w:line="220" w:lineRule="exact"/>
              <w:ind w:hanging="773"/>
            </w:pPr>
            <w:r>
              <w:rPr>
                <w:rStyle w:val="MicrosoftSansSerif11pt0pt"/>
              </w:rPr>
              <w:t>16</w:t>
            </w:r>
          </w:p>
        </w:tc>
        <w:tc>
          <w:tcPr>
            <w:tcW w:w="6789" w:type="dxa"/>
            <w:tcBorders>
              <w:top w:val="single" w:sz="4" w:space="0" w:color="auto"/>
              <w:left w:val="single" w:sz="4" w:space="0" w:color="auto"/>
            </w:tcBorders>
            <w:shd w:val="clear" w:color="auto" w:fill="FFFFFF"/>
          </w:tcPr>
          <w:p w:rsidR="00C25A89" w:rsidRDefault="00C25A89" w:rsidP="00C25A89">
            <w:pPr>
              <w:pStyle w:val="15"/>
              <w:shd w:val="clear" w:color="auto" w:fill="auto"/>
              <w:spacing w:line="220" w:lineRule="exact"/>
            </w:pPr>
            <w:r>
              <w:rPr>
                <w:rStyle w:val="MicrosoftSansSerif11pt0pt"/>
              </w:rPr>
              <w:t>Плоскогубцы</w:t>
            </w:r>
          </w:p>
        </w:tc>
        <w:tc>
          <w:tcPr>
            <w:tcW w:w="142" w:type="dxa"/>
            <w:tcBorders>
              <w:top w:val="single" w:sz="4" w:space="0" w:color="auto"/>
            </w:tcBorders>
            <w:shd w:val="clear" w:color="auto" w:fill="FFFFFF"/>
          </w:tcPr>
          <w:p w:rsidR="00C25A89" w:rsidRDefault="00C25A89" w:rsidP="00C25A89">
            <w:pPr>
              <w:pStyle w:val="15"/>
              <w:shd w:val="clear" w:color="auto" w:fill="auto"/>
              <w:spacing w:line="220" w:lineRule="exact"/>
              <w:ind w:left="140"/>
            </w:pPr>
          </w:p>
        </w:tc>
        <w:tc>
          <w:tcPr>
            <w:tcW w:w="851" w:type="dxa"/>
            <w:tcBorders>
              <w:top w:val="single" w:sz="4" w:space="0" w:color="auto"/>
              <w:left w:val="single" w:sz="4" w:space="0" w:color="auto"/>
            </w:tcBorders>
            <w:shd w:val="clear" w:color="auto" w:fill="FFFFFF"/>
          </w:tcPr>
          <w:p w:rsidR="00C25A89" w:rsidRDefault="00C25A89" w:rsidP="00C25A89">
            <w:pPr>
              <w:pStyle w:val="15"/>
              <w:shd w:val="clear" w:color="auto" w:fill="auto"/>
              <w:spacing w:line="220" w:lineRule="exact"/>
              <w:ind w:right="160"/>
              <w:jc w:val="right"/>
            </w:pPr>
            <w:r>
              <w:rPr>
                <w:rStyle w:val="MicrosoftSansSerif11pt0pt"/>
              </w:rPr>
              <w:t>1</w:t>
            </w:r>
          </w:p>
        </w:tc>
        <w:tc>
          <w:tcPr>
            <w:tcW w:w="1134" w:type="dxa"/>
            <w:tcBorders>
              <w:top w:val="single" w:sz="4" w:space="0" w:color="auto"/>
              <w:left w:val="single" w:sz="4" w:space="0" w:color="auto"/>
              <w:right w:val="single" w:sz="4" w:space="0" w:color="auto"/>
            </w:tcBorders>
            <w:shd w:val="clear" w:color="auto" w:fill="FFFFFF"/>
          </w:tcPr>
          <w:p w:rsidR="00C25A89" w:rsidRDefault="00C25A89" w:rsidP="00C25A89">
            <w:pPr>
              <w:pStyle w:val="15"/>
              <w:shd w:val="clear" w:color="auto" w:fill="auto"/>
              <w:spacing w:line="220" w:lineRule="exact"/>
              <w:ind w:left="140"/>
            </w:pPr>
            <w:r>
              <w:rPr>
                <w:rStyle w:val="MicrosoftSansSerif11pt0pt"/>
              </w:rPr>
              <w:t>шт.</w:t>
            </w:r>
          </w:p>
        </w:tc>
      </w:tr>
      <w:tr w:rsidR="00C25A89" w:rsidTr="00C25A89">
        <w:trPr>
          <w:trHeight w:hRule="exact" w:val="307"/>
        </w:trPr>
        <w:tc>
          <w:tcPr>
            <w:tcW w:w="567" w:type="dxa"/>
            <w:tcBorders>
              <w:top w:val="single" w:sz="4" w:space="0" w:color="auto"/>
              <w:left w:val="single" w:sz="4" w:space="0" w:color="auto"/>
            </w:tcBorders>
            <w:shd w:val="clear" w:color="auto" w:fill="FFFFFF"/>
          </w:tcPr>
          <w:p w:rsidR="00C25A89" w:rsidRDefault="00C25A89" w:rsidP="00C25A89">
            <w:pPr>
              <w:pStyle w:val="15"/>
              <w:numPr>
                <w:ilvl w:val="0"/>
                <w:numId w:val="19"/>
              </w:numPr>
              <w:shd w:val="clear" w:color="auto" w:fill="auto"/>
              <w:spacing w:line="220" w:lineRule="exact"/>
              <w:ind w:hanging="773"/>
            </w:pPr>
            <w:r>
              <w:rPr>
                <w:rStyle w:val="MicrosoftSansSerif11pt0pt"/>
              </w:rPr>
              <w:t>17</w:t>
            </w:r>
          </w:p>
        </w:tc>
        <w:tc>
          <w:tcPr>
            <w:tcW w:w="6789" w:type="dxa"/>
            <w:tcBorders>
              <w:top w:val="single" w:sz="4" w:space="0" w:color="auto"/>
              <w:left w:val="single" w:sz="4" w:space="0" w:color="auto"/>
            </w:tcBorders>
            <w:shd w:val="clear" w:color="auto" w:fill="FFFFFF"/>
          </w:tcPr>
          <w:p w:rsidR="00C25A89" w:rsidRDefault="00C25A89" w:rsidP="00C25A89">
            <w:pPr>
              <w:pStyle w:val="15"/>
              <w:shd w:val="clear" w:color="auto" w:fill="auto"/>
              <w:spacing w:line="220" w:lineRule="exact"/>
            </w:pPr>
            <w:r>
              <w:rPr>
                <w:rStyle w:val="MicrosoftSansSerif11pt0pt"/>
              </w:rPr>
              <w:t>Распылитель курковый</w:t>
            </w:r>
          </w:p>
        </w:tc>
        <w:tc>
          <w:tcPr>
            <w:tcW w:w="142" w:type="dxa"/>
            <w:tcBorders>
              <w:top w:val="single" w:sz="4" w:space="0" w:color="auto"/>
            </w:tcBorders>
            <w:shd w:val="clear" w:color="auto" w:fill="FFFFFF"/>
          </w:tcPr>
          <w:p w:rsidR="00C25A89" w:rsidRDefault="00C25A89" w:rsidP="00C25A89">
            <w:pPr>
              <w:rPr>
                <w:sz w:val="10"/>
                <w:szCs w:val="10"/>
              </w:rPr>
            </w:pPr>
          </w:p>
        </w:tc>
        <w:tc>
          <w:tcPr>
            <w:tcW w:w="851" w:type="dxa"/>
            <w:tcBorders>
              <w:top w:val="single" w:sz="4" w:space="0" w:color="auto"/>
              <w:left w:val="single" w:sz="4" w:space="0" w:color="auto"/>
            </w:tcBorders>
            <w:shd w:val="clear" w:color="auto" w:fill="FFFFFF"/>
          </w:tcPr>
          <w:p w:rsidR="00C25A89" w:rsidRDefault="00C25A89" w:rsidP="00C25A89">
            <w:pPr>
              <w:pStyle w:val="15"/>
              <w:shd w:val="clear" w:color="auto" w:fill="auto"/>
              <w:spacing w:line="220" w:lineRule="exact"/>
              <w:ind w:right="160"/>
              <w:jc w:val="right"/>
            </w:pPr>
            <w:r>
              <w:rPr>
                <w:rStyle w:val="MicrosoftSansSerif11pt0pt"/>
              </w:rPr>
              <w:t>1</w:t>
            </w:r>
          </w:p>
        </w:tc>
        <w:tc>
          <w:tcPr>
            <w:tcW w:w="1134" w:type="dxa"/>
            <w:tcBorders>
              <w:top w:val="single" w:sz="4" w:space="0" w:color="auto"/>
              <w:left w:val="single" w:sz="4" w:space="0" w:color="auto"/>
              <w:right w:val="single" w:sz="4" w:space="0" w:color="auto"/>
            </w:tcBorders>
            <w:shd w:val="clear" w:color="auto" w:fill="FFFFFF"/>
          </w:tcPr>
          <w:p w:rsidR="00C25A89" w:rsidRDefault="00C25A89" w:rsidP="00C25A89">
            <w:pPr>
              <w:pStyle w:val="15"/>
              <w:shd w:val="clear" w:color="auto" w:fill="auto"/>
              <w:spacing w:line="220" w:lineRule="exact"/>
              <w:ind w:left="140"/>
            </w:pPr>
            <w:r>
              <w:rPr>
                <w:rStyle w:val="MicrosoftSansSerif11pt0pt"/>
              </w:rPr>
              <w:t>шт.</w:t>
            </w:r>
          </w:p>
        </w:tc>
      </w:tr>
      <w:tr w:rsidR="00C25A89" w:rsidTr="00C25A89">
        <w:trPr>
          <w:trHeight w:hRule="exact" w:val="312"/>
        </w:trPr>
        <w:tc>
          <w:tcPr>
            <w:tcW w:w="567" w:type="dxa"/>
            <w:tcBorders>
              <w:top w:val="single" w:sz="4" w:space="0" w:color="auto"/>
              <w:left w:val="single" w:sz="4" w:space="0" w:color="auto"/>
            </w:tcBorders>
            <w:shd w:val="clear" w:color="auto" w:fill="FFFFFF"/>
          </w:tcPr>
          <w:p w:rsidR="00C25A89" w:rsidRDefault="00C25A89" w:rsidP="00C25A89">
            <w:pPr>
              <w:pStyle w:val="15"/>
              <w:numPr>
                <w:ilvl w:val="0"/>
                <w:numId w:val="19"/>
              </w:numPr>
              <w:shd w:val="clear" w:color="auto" w:fill="auto"/>
              <w:spacing w:line="220" w:lineRule="exact"/>
              <w:ind w:hanging="773"/>
            </w:pPr>
            <w:r>
              <w:rPr>
                <w:rStyle w:val="MicrosoftSansSerif11pt0pt"/>
              </w:rPr>
              <w:t>18</w:t>
            </w:r>
          </w:p>
        </w:tc>
        <w:tc>
          <w:tcPr>
            <w:tcW w:w="6789" w:type="dxa"/>
            <w:tcBorders>
              <w:top w:val="single" w:sz="4" w:space="0" w:color="auto"/>
              <w:left w:val="single" w:sz="4" w:space="0" w:color="auto"/>
            </w:tcBorders>
            <w:shd w:val="clear" w:color="auto" w:fill="FFFFFF"/>
          </w:tcPr>
          <w:p w:rsidR="00C25A89" w:rsidRDefault="00C25A89" w:rsidP="00C25A89">
            <w:pPr>
              <w:pStyle w:val="15"/>
              <w:shd w:val="clear" w:color="auto" w:fill="auto"/>
              <w:spacing w:line="300" w:lineRule="exact"/>
            </w:pPr>
            <w:r>
              <w:rPr>
                <w:rStyle w:val="MicrosoftSansSerif11pt0pt"/>
              </w:rPr>
              <w:t>Рулетка 3 или 5 м.</w:t>
            </w:r>
          </w:p>
        </w:tc>
        <w:tc>
          <w:tcPr>
            <w:tcW w:w="142" w:type="dxa"/>
            <w:tcBorders>
              <w:top w:val="single" w:sz="4" w:space="0" w:color="auto"/>
            </w:tcBorders>
            <w:shd w:val="clear" w:color="auto" w:fill="FFFFFF"/>
          </w:tcPr>
          <w:p w:rsidR="00C25A89" w:rsidRDefault="00C25A89" w:rsidP="00C25A89">
            <w:pPr>
              <w:pStyle w:val="15"/>
              <w:shd w:val="clear" w:color="auto" w:fill="auto"/>
              <w:spacing w:line="220" w:lineRule="exact"/>
              <w:ind w:left="140"/>
            </w:pPr>
          </w:p>
        </w:tc>
        <w:tc>
          <w:tcPr>
            <w:tcW w:w="851" w:type="dxa"/>
            <w:tcBorders>
              <w:top w:val="single" w:sz="4" w:space="0" w:color="auto"/>
              <w:left w:val="single" w:sz="4" w:space="0" w:color="auto"/>
            </w:tcBorders>
            <w:shd w:val="clear" w:color="auto" w:fill="FFFFFF"/>
          </w:tcPr>
          <w:p w:rsidR="00C25A89" w:rsidRDefault="00C25A89" w:rsidP="00C25A89">
            <w:pPr>
              <w:pStyle w:val="15"/>
              <w:shd w:val="clear" w:color="auto" w:fill="auto"/>
              <w:spacing w:line="220" w:lineRule="exact"/>
              <w:ind w:right="160"/>
              <w:jc w:val="right"/>
            </w:pPr>
            <w:r>
              <w:rPr>
                <w:rStyle w:val="MicrosoftSansSerif11pt0pt"/>
              </w:rPr>
              <w:t>1</w:t>
            </w:r>
          </w:p>
        </w:tc>
        <w:tc>
          <w:tcPr>
            <w:tcW w:w="1134" w:type="dxa"/>
            <w:tcBorders>
              <w:top w:val="single" w:sz="4" w:space="0" w:color="auto"/>
              <w:left w:val="single" w:sz="4" w:space="0" w:color="auto"/>
              <w:right w:val="single" w:sz="4" w:space="0" w:color="auto"/>
            </w:tcBorders>
            <w:shd w:val="clear" w:color="auto" w:fill="FFFFFF"/>
          </w:tcPr>
          <w:p w:rsidR="00C25A89" w:rsidRDefault="00C25A89" w:rsidP="00C25A89">
            <w:pPr>
              <w:pStyle w:val="15"/>
              <w:shd w:val="clear" w:color="auto" w:fill="auto"/>
              <w:spacing w:line="220" w:lineRule="exact"/>
              <w:ind w:left="140"/>
            </w:pPr>
            <w:r>
              <w:rPr>
                <w:rStyle w:val="MicrosoftSansSerif11pt0pt"/>
              </w:rPr>
              <w:t>шт.</w:t>
            </w:r>
          </w:p>
        </w:tc>
      </w:tr>
      <w:tr w:rsidR="00C25A89" w:rsidTr="00C25A89">
        <w:trPr>
          <w:trHeight w:hRule="exact" w:val="244"/>
        </w:trPr>
        <w:tc>
          <w:tcPr>
            <w:tcW w:w="567" w:type="dxa"/>
            <w:tcBorders>
              <w:top w:val="single" w:sz="4" w:space="0" w:color="auto"/>
              <w:left w:val="single" w:sz="4" w:space="0" w:color="auto"/>
            </w:tcBorders>
            <w:shd w:val="clear" w:color="auto" w:fill="FFFFFF"/>
          </w:tcPr>
          <w:p w:rsidR="00C25A89" w:rsidRDefault="00C25A89" w:rsidP="00C25A89">
            <w:pPr>
              <w:pStyle w:val="15"/>
              <w:numPr>
                <w:ilvl w:val="0"/>
                <w:numId w:val="19"/>
              </w:numPr>
              <w:shd w:val="clear" w:color="auto" w:fill="auto"/>
              <w:spacing w:line="220" w:lineRule="exact"/>
              <w:ind w:hanging="773"/>
            </w:pPr>
            <w:r>
              <w:rPr>
                <w:rStyle w:val="MicrosoftSansSerif11pt0pt"/>
              </w:rPr>
              <w:t>19</w:t>
            </w:r>
          </w:p>
        </w:tc>
        <w:tc>
          <w:tcPr>
            <w:tcW w:w="6789" w:type="dxa"/>
            <w:tcBorders>
              <w:top w:val="single" w:sz="4" w:space="0" w:color="auto"/>
              <w:left w:val="single" w:sz="4" w:space="0" w:color="auto"/>
            </w:tcBorders>
            <w:shd w:val="clear" w:color="auto" w:fill="FFFFFF"/>
          </w:tcPr>
          <w:p w:rsidR="00C25A89" w:rsidRDefault="00C25A89" w:rsidP="00C25A89">
            <w:pPr>
              <w:pStyle w:val="15"/>
              <w:shd w:val="clear" w:color="auto" w:fill="auto"/>
              <w:spacing w:line="220" w:lineRule="exact"/>
            </w:pPr>
            <w:r>
              <w:rPr>
                <w:rStyle w:val="MicrosoftSansSerif11pt0pt"/>
              </w:rPr>
              <w:t>Салфетки безворсовые</w:t>
            </w:r>
          </w:p>
        </w:tc>
        <w:tc>
          <w:tcPr>
            <w:tcW w:w="142" w:type="dxa"/>
            <w:tcBorders>
              <w:top w:val="single" w:sz="4" w:space="0" w:color="auto"/>
            </w:tcBorders>
            <w:shd w:val="clear" w:color="auto" w:fill="FFFFFF"/>
          </w:tcPr>
          <w:p w:rsidR="00C25A89" w:rsidRDefault="00C25A89" w:rsidP="00C25A89">
            <w:pPr>
              <w:rPr>
                <w:sz w:val="10"/>
                <w:szCs w:val="10"/>
              </w:rPr>
            </w:pPr>
          </w:p>
        </w:tc>
        <w:tc>
          <w:tcPr>
            <w:tcW w:w="851" w:type="dxa"/>
            <w:tcBorders>
              <w:top w:val="single" w:sz="4" w:space="0" w:color="auto"/>
              <w:left w:val="single" w:sz="4" w:space="0" w:color="auto"/>
            </w:tcBorders>
            <w:shd w:val="clear" w:color="auto" w:fill="FFFFFF"/>
          </w:tcPr>
          <w:p w:rsidR="00C25A89" w:rsidRDefault="00C25A89" w:rsidP="00C25A89">
            <w:pPr>
              <w:pStyle w:val="15"/>
              <w:shd w:val="clear" w:color="auto" w:fill="auto"/>
              <w:spacing w:line="220" w:lineRule="exact"/>
              <w:ind w:right="160"/>
              <w:jc w:val="right"/>
            </w:pPr>
            <w:r>
              <w:rPr>
                <w:rStyle w:val="MicrosoftSansSerif11pt0pt"/>
              </w:rPr>
              <w:t>1</w:t>
            </w:r>
          </w:p>
        </w:tc>
        <w:tc>
          <w:tcPr>
            <w:tcW w:w="1134" w:type="dxa"/>
            <w:tcBorders>
              <w:top w:val="single" w:sz="4" w:space="0" w:color="auto"/>
              <w:left w:val="single" w:sz="4" w:space="0" w:color="auto"/>
              <w:right w:val="single" w:sz="4" w:space="0" w:color="auto"/>
            </w:tcBorders>
            <w:shd w:val="clear" w:color="auto" w:fill="FFFFFF"/>
          </w:tcPr>
          <w:p w:rsidR="00C25A89" w:rsidRDefault="00C25A89" w:rsidP="00C25A89">
            <w:pPr>
              <w:pStyle w:val="15"/>
              <w:shd w:val="clear" w:color="auto" w:fill="auto"/>
              <w:spacing w:line="220" w:lineRule="exact"/>
              <w:ind w:left="140"/>
            </w:pPr>
            <w:r>
              <w:rPr>
                <w:rStyle w:val="MicrosoftSansSerif11pt0pt"/>
              </w:rPr>
              <w:t>кор.</w:t>
            </w:r>
          </w:p>
        </w:tc>
      </w:tr>
      <w:tr w:rsidR="00C25A89" w:rsidTr="00C25A89">
        <w:trPr>
          <w:trHeight w:hRule="exact" w:val="302"/>
        </w:trPr>
        <w:tc>
          <w:tcPr>
            <w:tcW w:w="567" w:type="dxa"/>
            <w:tcBorders>
              <w:top w:val="single" w:sz="4" w:space="0" w:color="auto"/>
              <w:left w:val="single" w:sz="4" w:space="0" w:color="auto"/>
            </w:tcBorders>
            <w:shd w:val="clear" w:color="auto" w:fill="FFFFFF"/>
          </w:tcPr>
          <w:p w:rsidR="00C25A89" w:rsidRDefault="00C25A89" w:rsidP="00C25A89">
            <w:pPr>
              <w:pStyle w:val="15"/>
              <w:numPr>
                <w:ilvl w:val="0"/>
                <w:numId w:val="19"/>
              </w:numPr>
              <w:shd w:val="clear" w:color="auto" w:fill="auto"/>
              <w:spacing w:line="220" w:lineRule="exact"/>
              <w:ind w:hanging="773"/>
            </w:pPr>
            <w:r>
              <w:rPr>
                <w:rStyle w:val="MicrosoftSansSerif11pt0pt"/>
              </w:rPr>
              <w:t>20</w:t>
            </w:r>
          </w:p>
        </w:tc>
        <w:tc>
          <w:tcPr>
            <w:tcW w:w="6789" w:type="dxa"/>
            <w:tcBorders>
              <w:top w:val="single" w:sz="4" w:space="0" w:color="auto"/>
              <w:left w:val="single" w:sz="4" w:space="0" w:color="auto"/>
            </w:tcBorders>
            <w:shd w:val="clear" w:color="auto" w:fill="FFFFFF"/>
          </w:tcPr>
          <w:p w:rsidR="00C25A89" w:rsidRDefault="00C25A89" w:rsidP="00C25A89">
            <w:pPr>
              <w:pStyle w:val="15"/>
              <w:shd w:val="clear" w:color="auto" w:fill="auto"/>
              <w:spacing w:line="220" w:lineRule="exact"/>
            </w:pPr>
            <w:r>
              <w:rPr>
                <w:rStyle w:val="MicrosoftSansSerif11pt0pt"/>
              </w:rPr>
              <w:t>Стриппер для удаления оболочки кабеля (6...28 мм)</w:t>
            </w:r>
          </w:p>
        </w:tc>
        <w:tc>
          <w:tcPr>
            <w:tcW w:w="142" w:type="dxa"/>
            <w:tcBorders>
              <w:top w:val="single" w:sz="4" w:space="0" w:color="auto"/>
            </w:tcBorders>
            <w:shd w:val="clear" w:color="auto" w:fill="FFFFFF"/>
          </w:tcPr>
          <w:p w:rsidR="00C25A89" w:rsidRDefault="00C25A89" w:rsidP="00C25A89">
            <w:pPr>
              <w:pStyle w:val="15"/>
              <w:shd w:val="clear" w:color="auto" w:fill="auto"/>
              <w:spacing w:line="270" w:lineRule="exact"/>
              <w:ind w:left="140"/>
            </w:pPr>
          </w:p>
        </w:tc>
        <w:tc>
          <w:tcPr>
            <w:tcW w:w="851" w:type="dxa"/>
            <w:tcBorders>
              <w:top w:val="single" w:sz="4" w:space="0" w:color="auto"/>
              <w:left w:val="single" w:sz="4" w:space="0" w:color="auto"/>
            </w:tcBorders>
            <w:shd w:val="clear" w:color="auto" w:fill="FFFFFF"/>
          </w:tcPr>
          <w:p w:rsidR="00C25A89" w:rsidRDefault="00C25A89" w:rsidP="00C25A89">
            <w:pPr>
              <w:pStyle w:val="15"/>
              <w:shd w:val="clear" w:color="auto" w:fill="auto"/>
              <w:spacing w:line="220" w:lineRule="exact"/>
              <w:ind w:right="160"/>
              <w:jc w:val="right"/>
            </w:pPr>
            <w:r>
              <w:rPr>
                <w:rStyle w:val="MicrosoftSansSerif11pt0pt"/>
              </w:rPr>
              <w:t>1</w:t>
            </w:r>
          </w:p>
        </w:tc>
        <w:tc>
          <w:tcPr>
            <w:tcW w:w="1134" w:type="dxa"/>
            <w:tcBorders>
              <w:top w:val="single" w:sz="4" w:space="0" w:color="auto"/>
              <w:left w:val="single" w:sz="4" w:space="0" w:color="auto"/>
              <w:right w:val="single" w:sz="4" w:space="0" w:color="auto"/>
            </w:tcBorders>
            <w:shd w:val="clear" w:color="auto" w:fill="FFFFFF"/>
          </w:tcPr>
          <w:p w:rsidR="00C25A89" w:rsidRDefault="00C25A89" w:rsidP="00C25A89">
            <w:pPr>
              <w:pStyle w:val="15"/>
              <w:shd w:val="clear" w:color="auto" w:fill="auto"/>
              <w:spacing w:line="220" w:lineRule="exact"/>
              <w:ind w:left="140"/>
            </w:pPr>
            <w:r>
              <w:rPr>
                <w:rStyle w:val="MicrosoftSansSerif11pt0pt"/>
              </w:rPr>
              <w:t>шт.</w:t>
            </w:r>
          </w:p>
        </w:tc>
      </w:tr>
      <w:tr w:rsidR="00C25A89" w:rsidTr="00C25A89">
        <w:trPr>
          <w:trHeight w:hRule="exact" w:val="307"/>
        </w:trPr>
        <w:tc>
          <w:tcPr>
            <w:tcW w:w="567" w:type="dxa"/>
            <w:tcBorders>
              <w:top w:val="single" w:sz="4" w:space="0" w:color="auto"/>
              <w:left w:val="single" w:sz="4" w:space="0" w:color="auto"/>
            </w:tcBorders>
            <w:shd w:val="clear" w:color="auto" w:fill="FFFFFF"/>
          </w:tcPr>
          <w:p w:rsidR="00C25A89" w:rsidRDefault="00C25A89" w:rsidP="00C25A89">
            <w:pPr>
              <w:pStyle w:val="15"/>
              <w:numPr>
                <w:ilvl w:val="0"/>
                <w:numId w:val="19"/>
              </w:numPr>
              <w:shd w:val="clear" w:color="auto" w:fill="auto"/>
              <w:spacing w:line="220" w:lineRule="exact"/>
              <w:ind w:hanging="773"/>
            </w:pPr>
            <w:r>
              <w:rPr>
                <w:rStyle w:val="MicrosoftSansSerif11pt0pt"/>
              </w:rPr>
              <w:t>21</w:t>
            </w:r>
          </w:p>
        </w:tc>
        <w:tc>
          <w:tcPr>
            <w:tcW w:w="6789" w:type="dxa"/>
            <w:tcBorders>
              <w:top w:val="single" w:sz="4" w:space="0" w:color="auto"/>
              <w:left w:val="single" w:sz="4" w:space="0" w:color="auto"/>
            </w:tcBorders>
            <w:shd w:val="clear" w:color="auto" w:fill="FFFFFF"/>
          </w:tcPr>
          <w:p w:rsidR="00C25A89" w:rsidRDefault="00C25A89" w:rsidP="00C25A89">
            <w:pPr>
              <w:pStyle w:val="15"/>
              <w:shd w:val="clear" w:color="auto" w:fill="auto"/>
              <w:spacing w:line="220" w:lineRule="exact"/>
            </w:pPr>
            <w:r>
              <w:rPr>
                <w:rStyle w:val="MicrosoftSansSerif11pt0pt"/>
              </w:rPr>
              <w:t>Стриппер для удаления оболочки волокна (0.8...2.6 мм)</w:t>
            </w:r>
          </w:p>
        </w:tc>
        <w:tc>
          <w:tcPr>
            <w:tcW w:w="142" w:type="dxa"/>
            <w:tcBorders>
              <w:top w:val="single" w:sz="4" w:space="0" w:color="auto"/>
            </w:tcBorders>
            <w:shd w:val="clear" w:color="auto" w:fill="FFFFFF"/>
          </w:tcPr>
          <w:p w:rsidR="00C25A89" w:rsidRDefault="00C25A89" w:rsidP="00C25A89">
            <w:pPr>
              <w:rPr>
                <w:sz w:val="10"/>
                <w:szCs w:val="10"/>
              </w:rPr>
            </w:pPr>
          </w:p>
        </w:tc>
        <w:tc>
          <w:tcPr>
            <w:tcW w:w="851" w:type="dxa"/>
            <w:tcBorders>
              <w:top w:val="single" w:sz="4" w:space="0" w:color="auto"/>
              <w:left w:val="single" w:sz="4" w:space="0" w:color="auto"/>
            </w:tcBorders>
            <w:shd w:val="clear" w:color="auto" w:fill="FFFFFF"/>
          </w:tcPr>
          <w:p w:rsidR="00C25A89" w:rsidRDefault="00C25A89" w:rsidP="00C25A89">
            <w:pPr>
              <w:pStyle w:val="15"/>
              <w:shd w:val="clear" w:color="auto" w:fill="auto"/>
              <w:spacing w:line="220" w:lineRule="exact"/>
              <w:ind w:right="160"/>
              <w:jc w:val="right"/>
            </w:pPr>
            <w:r>
              <w:rPr>
                <w:rStyle w:val="MicrosoftSansSerif11pt0pt"/>
              </w:rPr>
              <w:t>1</w:t>
            </w:r>
          </w:p>
        </w:tc>
        <w:tc>
          <w:tcPr>
            <w:tcW w:w="1134" w:type="dxa"/>
            <w:tcBorders>
              <w:top w:val="single" w:sz="4" w:space="0" w:color="auto"/>
              <w:left w:val="single" w:sz="4" w:space="0" w:color="auto"/>
              <w:right w:val="single" w:sz="4" w:space="0" w:color="auto"/>
            </w:tcBorders>
            <w:shd w:val="clear" w:color="auto" w:fill="FFFFFF"/>
          </w:tcPr>
          <w:p w:rsidR="00C25A89" w:rsidRDefault="00C25A89" w:rsidP="00C25A89">
            <w:pPr>
              <w:pStyle w:val="15"/>
              <w:shd w:val="clear" w:color="auto" w:fill="auto"/>
              <w:spacing w:line="220" w:lineRule="exact"/>
              <w:ind w:left="140"/>
            </w:pPr>
            <w:r>
              <w:rPr>
                <w:rStyle w:val="MicrosoftSansSerif11pt0pt"/>
              </w:rPr>
              <w:t>шт.</w:t>
            </w:r>
          </w:p>
        </w:tc>
      </w:tr>
      <w:tr w:rsidR="00C25A89" w:rsidTr="00C25A89">
        <w:trPr>
          <w:trHeight w:hRule="exact" w:val="307"/>
        </w:trPr>
        <w:tc>
          <w:tcPr>
            <w:tcW w:w="567" w:type="dxa"/>
            <w:tcBorders>
              <w:top w:val="single" w:sz="4" w:space="0" w:color="auto"/>
              <w:left w:val="single" w:sz="4" w:space="0" w:color="auto"/>
            </w:tcBorders>
            <w:shd w:val="clear" w:color="auto" w:fill="FFFFFF"/>
          </w:tcPr>
          <w:p w:rsidR="00C25A89" w:rsidRDefault="00C25A89" w:rsidP="00C25A89">
            <w:pPr>
              <w:pStyle w:val="15"/>
              <w:numPr>
                <w:ilvl w:val="0"/>
                <w:numId w:val="19"/>
              </w:numPr>
              <w:shd w:val="clear" w:color="auto" w:fill="auto"/>
              <w:spacing w:line="220" w:lineRule="exact"/>
              <w:ind w:hanging="773"/>
            </w:pPr>
            <w:r>
              <w:rPr>
                <w:rStyle w:val="MicrosoftSansSerif11pt0pt"/>
              </w:rPr>
              <w:t>22</w:t>
            </w:r>
          </w:p>
        </w:tc>
        <w:tc>
          <w:tcPr>
            <w:tcW w:w="6789" w:type="dxa"/>
            <w:tcBorders>
              <w:top w:val="single" w:sz="4" w:space="0" w:color="auto"/>
              <w:left w:val="single" w:sz="4" w:space="0" w:color="auto"/>
            </w:tcBorders>
            <w:shd w:val="clear" w:color="auto" w:fill="FFFFFF"/>
          </w:tcPr>
          <w:p w:rsidR="00C25A89" w:rsidRDefault="00C25A89" w:rsidP="00C25A89">
            <w:pPr>
              <w:pStyle w:val="15"/>
              <w:shd w:val="clear" w:color="auto" w:fill="auto"/>
              <w:spacing w:line="220" w:lineRule="exact"/>
            </w:pPr>
            <w:r>
              <w:rPr>
                <w:rStyle w:val="MicrosoftSansSerif11pt0pt"/>
              </w:rPr>
              <w:t>Стриппер для удаления 250 мкм покрытия волокна</w:t>
            </w:r>
          </w:p>
        </w:tc>
        <w:tc>
          <w:tcPr>
            <w:tcW w:w="142" w:type="dxa"/>
            <w:tcBorders>
              <w:top w:val="single" w:sz="4" w:space="0" w:color="auto"/>
            </w:tcBorders>
            <w:shd w:val="clear" w:color="auto" w:fill="FFFFFF"/>
          </w:tcPr>
          <w:p w:rsidR="00C25A89" w:rsidRDefault="00C25A89" w:rsidP="00C25A89">
            <w:pPr>
              <w:rPr>
                <w:sz w:val="10"/>
                <w:szCs w:val="10"/>
              </w:rPr>
            </w:pPr>
          </w:p>
        </w:tc>
        <w:tc>
          <w:tcPr>
            <w:tcW w:w="851" w:type="dxa"/>
            <w:tcBorders>
              <w:top w:val="single" w:sz="4" w:space="0" w:color="auto"/>
              <w:left w:val="single" w:sz="4" w:space="0" w:color="auto"/>
            </w:tcBorders>
            <w:shd w:val="clear" w:color="auto" w:fill="FFFFFF"/>
          </w:tcPr>
          <w:p w:rsidR="00C25A89" w:rsidRDefault="00C25A89" w:rsidP="00C25A89">
            <w:pPr>
              <w:pStyle w:val="15"/>
              <w:shd w:val="clear" w:color="auto" w:fill="auto"/>
              <w:spacing w:line="220" w:lineRule="exact"/>
              <w:ind w:right="160"/>
              <w:jc w:val="right"/>
            </w:pPr>
            <w:r>
              <w:rPr>
                <w:rStyle w:val="MicrosoftSansSerif11pt0pt"/>
              </w:rPr>
              <w:t>1</w:t>
            </w:r>
          </w:p>
        </w:tc>
        <w:tc>
          <w:tcPr>
            <w:tcW w:w="1134" w:type="dxa"/>
            <w:tcBorders>
              <w:top w:val="single" w:sz="4" w:space="0" w:color="auto"/>
              <w:left w:val="single" w:sz="4" w:space="0" w:color="auto"/>
              <w:right w:val="single" w:sz="4" w:space="0" w:color="auto"/>
            </w:tcBorders>
            <w:shd w:val="clear" w:color="auto" w:fill="FFFFFF"/>
          </w:tcPr>
          <w:p w:rsidR="00C25A89" w:rsidRDefault="00C25A89" w:rsidP="00C25A89">
            <w:pPr>
              <w:pStyle w:val="15"/>
              <w:shd w:val="clear" w:color="auto" w:fill="auto"/>
              <w:spacing w:line="220" w:lineRule="exact"/>
              <w:ind w:left="140"/>
            </w:pPr>
            <w:r>
              <w:rPr>
                <w:rStyle w:val="MicrosoftSansSerif11pt0pt"/>
              </w:rPr>
              <w:t>шт.</w:t>
            </w:r>
          </w:p>
        </w:tc>
      </w:tr>
      <w:tr w:rsidR="00C25A89" w:rsidTr="00C25A89">
        <w:trPr>
          <w:trHeight w:hRule="exact" w:val="346"/>
        </w:trPr>
        <w:tc>
          <w:tcPr>
            <w:tcW w:w="567" w:type="dxa"/>
            <w:tcBorders>
              <w:top w:val="single" w:sz="4" w:space="0" w:color="auto"/>
              <w:left w:val="single" w:sz="4" w:space="0" w:color="auto"/>
            </w:tcBorders>
            <w:shd w:val="clear" w:color="auto" w:fill="FFFFFF"/>
          </w:tcPr>
          <w:p w:rsidR="00C25A89" w:rsidRDefault="00C25A89" w:rsidP="00C25A89">
            <w:pPr>
              <w:pStyle w:val="15"/>
              <w:numPr>
                <w:ilvl w:val="0"/>
                <w:numId w:val="19"/>
              </w:numPr>
              <w:shd w:val="clear" w:color="auto" w:fill="auto"/>
              <w:spacing w:line="220" w:lineRule="exact"/>
              <w:ind w:hanging="773"/>
            </w:pPr>
            <w:r>
              <w:rPr>
                <w:rStyle w:val="MicrosoftSansSerif11pt0pt"/>
              </w:rPr>
              <w:t>23</w:t>
            </w:r>
          </w:p>
        </w:tc>
        <w:tc>
          <w:tcPr>
            <w:tcW w:w="6789" w:type="dxa"/>
            <w:tcBorders>
              <w:top w:val="single" w:sz="4" w:space="0" w:color="auto"/>
              <w:left w:val="single" w:sz="4" w:space="0" w:color="auto"/>
            </w:tcBorders>
            <w:shd w:val="clear" w:color="auto" w:fill="FFFFFF"/>
          </w:tcPr>
          <w:p w:rsidR="00C25A89" w:rsidRDefault="00C25A89" w:rsidP="00C25A89">
            <w:pPr>
              <w:pStyle w:val="15"/>
              <w:shd w:val="clear" w:color="auto" w:fill="auto"/>
              <w:spacing w:line="274" w:lineRule="exact"/>
            </w:pPr>
            <w:r>
              <w:rPr>
                <w:rStyle w:val="MicrosoftSansSerif11pt0pt"/>
              </w:rPr>
              <w:t>Стриппер-прищепка для удаления оболочки кабеля (3.2...6.4 мм)</w:t>
            </w:r>
          </w:p>
        </w:tc>
        <w:tc>
          <w:tcPr>
            <w:tcW w:w="142" w:type="dxa"/>
            <w:tcBorders>
              <w:top w:val="single" w:sz="4" w:space="0" w:color="auto"/>
            </w:tcBorders>
            <w:shd w:val="clear" w:color="auto" w:fill="FFFFFF"/>
          </w:tcPr>
          <w:p w:rsidR="00C25A89" w:rsidRDefault="00C25A89" w:rsidP="00C25A89">
            <w:pPr>
              <w:pStyle w:val="15"/>
              <w:shd w:val="clear" w:color="auto" w:fill="auto"/>
              <w:spacing w:line="180" w:lineRule="exact"/>
              <w:ind w:left="140"/>
            </w:pPr>
          </w:p>
        </w:tc>
        <w:tc>
          <w:tcPr>
            <w:tcW w:w="851" w:type="dxa"/>
            <w:tcBorders>
              <w:top w:val="single" w:sz="4" w:space="0" w:color="auto"/>
              <w:left w:val="single" w:sz="4" w:space="0" w:color="auto"/>
            </w:tcBorders>
            <w:shd w:val="clear" w:color="auto" w:fill="FFFFFF"/>
          </w:tcPr>
          <w:p w:rsidR="00C25A89" w:rsidRDefault="00C25A89" w:rsidP="00C25A89">
            <w:pPr>
              <w:pStyle w:val="15"/>
              <w:shd w:val="clear" w:color="auto" w:fill="auto"/>
              <w:spacing w:line="220" w:lineRule="exact"/>
              <w:ind w:right="160"/>
              <w:jc w:val="right"/>
            </w:pPr>
            <w:r>
              <w:rPr>
                <w:rStyle w:val="MicrosoftSansSerif11pt0pt"/>
              </w:rPr>
              <w:t>1</w:t>
            </w:r>
          </w:p>
        </w:tc>
        <w:tc>
          <w:tcPr>
            <w:tcW w:w="1134" w:type="dxa"/>
            <w:tcBorders>
              <w:top w:val="single" w:sz="4" w:space="0" w:color="auto"/>
              <w:left w:val="single" w:sz="4" w:space="0" w:color="auto"/>
              <w:right w:val="single" w:sz="4" w:space="0" w:color="auto"/>
            </w:tcBorders>
            <w:shd w:val="clear" w:color="auto" w:fill="FFFFFF"/>
          </w:tcPr>
          <w:p w:rsidR="00C25A89" w:rsidRDefault="00C25A89" w:rsidP="00C25A89">
            <w:pPr>
              <w:pStyle w:val="15"/>
              <w:shd w:val="clear" w:color="auto" w:fill="auto"/>
              <w:spacing w:line="220" w:lineRule="exact"/>
              <w:ind w:left="140"/>
            </w:pPr>
            <w:r>
              <w:rPr>
                <w:rStyle w:val="MicrosoftSansSerif11pt0pt"/>
              </w:rPr>
              <w:t>шт.</w:t>
            </w:r>
          </w:p>
        </w:tc>
      </w:tr>
      <w:tr w:rsidR="00C25A89" w:rsidTr="00C25A89">
        <w:trPr>
          <w:trHeight w:hRule="exact" w:val="307"/>
        </w:trPr>
        <w:tc>
          <w:tcPr>
            <w:tcW w:w="567" w:type="dxa"/>
            <w:tcBorders>
              <w:top w:val="single" w:sz="4" w:space="0" w:color="auto"/>
              <w:left w:val="single" w:sz="4" w:space="0" w:color="auto"/>
            </w:tcBorders>
            <w:shd w:val="clear" w:color="auto" w:fill="FFFFFF"/>
          </w:tcPr>
          <w:p w:rsidR="00C25A89" w:rsidRDefault="00C25A89" w:rsidP="00C25A89">
            <w:pPr>
              <w:pStyle w:val="15"/>
              <w:numPr>
                <w:ilvl w:val="0"/>
                <w:numId w:val="19"/>
              </w:numPr>
              <w:shd w:val="clear" w:color="auto" w:fill="auto"/>
              <w:spacing w:line="220" w:lineRule="exact"/>
              <w:ind w:hanging="773"/>
            </w:pPr>
            <w:r>
              <w:rPr>
                <w:rStyle w:val="MicrosoftSansSerif11pt0pt"/>
              </w:rPr>
              <w:t>24</w:t>
            </w:r>
          </w:p>
        </w:tc>
        <w:tc>
          <w:tcPr>
            <w:tcW w:w="6789" w:type="dxa"/>
            <w:tcBorders>
              <w:top w:val="single" w:sz="4" w:space="0" w:color="auto"/>
              <w:left w:val="single" w:sz="4" w:space="0" w:color="auto"/>
            </w:tcBorders>
            <w:shd w:val="clear" w:color="auto" w:fill="FFFFFF"/>
          </w:tcPr>
          <w:p w:rsidR="00C25A89" w:rsidRDefault="00C25A89" w:rsidP="00C25A89">
            <w:pPr>
              <w:pStyle w:val="15"/>
              <w:shd w:val="clear" w:color="auto" w:fill="auto"/>
              <w:spacing w:line="220" w:lineRule="exact"/>
            </w:pPr>
            <w:r>
              <w:rPr>
                <w:rStyle w:val="MicrosoftSansSerif11pt0pt"/>
              </w:rPr>
              <w:t>Фонарь налобный светодиодный</w:t>
            </w:r>
          </w:p>
        </w:tc>
        <w:tc>
          <w:tcPr>
            <w:tcW w:w="142" w:type="dxa"/>
            <w:tcBorders>
              <w:top w:val="single" w:sz="4" w:space="0" w:color="auto"/>
            </w:tcBorders>
            <w:shd w:val="clear" w:color="auto" w:fill="FFFFFF"/>
          </w:tcPr>
          <w:p w:rsidR="00C25A89" w:rsidRDefault="00C25A89" w:rsidP="00C25A89">
            <w:pPr>
              <w:rPr>
                <w:sz w:val="10"/>
                <w:szCs w:val="10"/>
              </w:rPr>
            </w:pPr>
          </w:p>
        </w:tc>
        <w:tc>
          <w:tcPr>
            <w:tcW w:w="851" w:type="dxa"/>
            <w:tcBorders>
              <w:top w:val="single" w:sz="4" w:space="0" w:color="auto"/>
              <w:left w:val="single" w:sz="4" w:space="0" w:color="auto"/>
            </w:tcBorders>
            <w:shd w:val="clear" w:color="auto" w:fill="FFFFFF"/>
          </w:tcPr>
          <w:p w:rsidR="00C25A89" w:rsidRDefault="00C25A89" w:rsidP="00C25A89">
            <w:pPr>
              <w:pStyle w:val="15"/>
              <w:shd w:val="clear" w:color="auto" w:fill="auto"/>
              <w:spacing w:line="220" w:lineRule="exact"/>
              <w:ind w:right="160"/>
              <w:jc w:val="right"/>
            </w:pPr>
            <w:r>
              <w:rPr>
                <w:rStyle w:val="MicrosoftSansSerif11pt0pt"/>
              </w:rPr>
              <w:t>1</w:t>
            </w:r>
          </w:p>
        </w:tc>
        <w:tc>
          <w:tcPr>
            <w:tcW w:w="1134" w:type="dxa"/>
            <w:tcBorders>
              <w:top w:val="single" w:sz="4" w:space="0" w:color="auto"/>
              <w:left w:val="single" w:sz="4" w:space="0" w:color="auto"/>
              <w:right w:val="single" w:sz="4" w:space="0" w:color="auto"/>
            </w:tcBorders>
            <w:shd w:val="clear" w:color="auto" w:fill="FFFFFF"/>
          </w:tcPr>
          <w:p w:rsidR="00C25A89" w:rsidRDefault="00C25A89" w:rsidP="00C25A89">
            <w:pPr>
              <w:pStyle w:val="15"/>
              <w:shd w:val="clear" w:color="auto" w:fill="auto"/>
              <w:spacing w:line="220" w:lineRule="exact"/>
              <w:ind w:left="140"/>
            </w:pPr>
            <w:r>
              <w:rPr>
                <w:rStyle w:val="MicrosoftSansSerif11pt0pt"/>
              </w:rPr>
              <w:t>шт.</w:t>
            </w:r>
          </w:p>
        </w:tc>
      </w:tr>
      <w:tr w:rsidR="00C25A89" w:rsidTr="00C25A89">
        <w:trPr>
          <w:trHeight w:hRule="exact" w:val="331"/>
        </w:trPr>
        <w:tc>
          <w:tcPr>
            <w:tcW w:w="567" w:type="dxa"/>
            <w:tcBorders>
              <w:top w:val="single" w:sz="4" w:space="0" w:color="auto"/>
              <w:left w:val="single" w:sz="4" w:space="0" w:color="auto"/>
              <w:bottom w:val="single" w:sz="4" w:space="0" w:color="auto"/>
            </w:tcBorders>
            <w:shd w:val="clear" w:color="auto" w:fill="FFFFFF"/>
          </w:tcPr>
          <w:p w:rsidR="00C25A89" w:rsidRDefault="00C25A89" w:rsidP="00C25A89">
            <w:pPr>
              <w:pStyle w:val="15"/>
              <w:numPr>
                <w:ilvl w:val="0"/>
                <w:numId w:val="19"/>
              </w:numPr>
              <w:shd w:val="clear" w:color="auto" w:fill="auto"/>
              <w:spacing w:line="220" w:lineRule="exact"/>
              <w:ind w:hanging="773"/>
            </w:pPr>
            <w:r>
              <w:rPr>
                <w:rStyle w:val="MicrosoftSansSerif11pt0pt"/>
              </w:rPr>
              <w:t>25</w:t>
            </w:r>
          </w:p>
        </w:tc>
        <w:tc>
          <w:tcPr>
            <w:tcW w:w="6789" w:type="dxa"/>
            <w:tcBorders>
              <w:top w:val="single" w:sz="4" w:space="0" w:color="auto"/>
              <w:left w:val="single" w:sz="4" w:space="0" w:color="auto"/>
              <w:bottom w:val="single" w:sz="4" w:space="0" w:color="auto"/>
            </w:tcBorders>
            <w:shd w:val="clear" w:color="auto" w:fill="FFFFFF"/>
          </w:tcPr>
          <w:p w:rsidR="00C25A89" w:rsidRDefault="00C25A89" w:rsidP="00C25A89">
            <w:pPr>
              <w:pStyle w:val="15"/>
              <w:shd w:val="clear" w:color="auto" w:fill="auto"/>
              <w:spacing w:line="220" w:lineRule="exact"/>
            </w:pPr>
            <w:r>
              <w:rPr>
                <w:rStyle w:val="MicrosoftSansSerif11pt0pt"/>
              </w:rPr>
              <w:t>Этикетки маркировочные самоклеющиеся</w:t>
            </w:r>
          </w:p>
        </w:tc>
        <w:tc>
          <w:tcPr>
            <w:tcW w:w="142" w:type="dxa"/>
            <w:tcBorders>
              <w:top w:val="single" w:sz="4" w:space="0" w:color="auto"/>
              <w:bottom w:val="single" w:sz="4" w:space="0" w:color="auto"/>
            </w:tcBorders>
            <w:shd w:val="clear" w:color="auto" w:fill="FFFFFF"/>
          </w:tcPr>
          <w:p w:rsidR="00C25A89" w:rsidRDefault="00C25A89" w:rsidP="00C25A89">
            <w:pPr>
              <w:pStyle w:val="15"/>
              <w:shd w:val="clear" w:color="auto" w:fill="auto"/>
              <w:spacing w:line="380" w:lineRule="exact"/>
              <w:ind w:left="140"/>
            </w:pPr>
          </w:p>
        </w:tc>
        <w:tc>
          <w:tcPr>
            <w:tcW w:w="851" w:type="dxa"/>
            <w:tcBorders>
              <w:top w:val="single" w:sz="4" w:space="0" w:color="auto"/>
              <w:left w:val="single" w:sz="4" w:space="0" w:color="auto"/>
              <w:bottom w:val="single" w:sz="4" w:space="0" w:color="auto"/>
            </w:tcBorders>
            <w:shd w:val="clear" w:color="auto" w:fill="FFFFFF"/>
          </w:tcPr>
          <w:p w:rsidR="00C25A89" w:rsidRDefault="00C25A89" w:rsidP="00C25A89">
            <w:pPr>
              <w:pStyle w:val="15"/>
              <w:shd w:val="clear" w:color="auto" w:fill="auto"/>
              <w:spacing w:line="220" w:lineRule="exact"/>
              <w:ind w:right="160"/>
              <w:jc w:val="right"/>
            </w:pPr>
            <w:r>
              <w:rPr>
                <w:rStyle w:val="MicrosoftSansSerif11pt0pt"/>
              </w:rPr>
              <w:t>1</w:t>
            </w:r>
          </w:p>
        </w:tc>
        <w:tc>
          <w:tcPr>
            <w:tcW w:w="1134" w:type="dxa"/>
            <w:tcBorders>
              <w:top w:val="single" w:sz="4" w:space="0" w:color="auto"/>
              <w:left w:val="single" w:sz="4" w:space="0" w:color="auto"/>
              <w:bottom w:val="single" w:sz="4" w:space="0" w:color="auto"/>
              <w:right w:val="single" w:sz="4" w:space="0" w:color="auto"/>
            </w:tcBorders>
            <w:shd w:val="clear" w:color="auto" w:fill="FFFFFF"/>
          </w:tcPr>
          <w:p w:rsidR="00C25A89" w:rsidRDefault="00C25A89" w:rsidP="00C25A89">
            <w:pPr>
              <w:pStyle w:val="15"/>
              <w:shd w:val="clear" w:color="auto" w:fill="auto"/>
              <w:spacing w:line="220" w:lineRule="exact"/>
              <w:ind w:left="140"/>
            </w:pPr>
            <w:r>
              <w:rPr>
                <w:rStyle w:val="MicrosoftSansSerif11pt0pt"/>
              </w:rPr>
              <w:t>шт.</w:t>
            </w:r>
          </w:p>
        </w:tc>
      </w:tr>
    </w:tbl>
    <w:p w:rsidR="00FC4367" w:rsidRDefault="00FC4367" w:rsidP="00742B7A">
      <w:pPr>
        <w:tabs>
          <w:tab w:val="left" w:pos="851"/>
        </w:tabs>
        <w:spacing w:before="240"/>
        <w:jc w:val="both"/>
        <w:rPr>
          <w:rFonts w:ascii="Times New Roman" w:hAnsi="Times New Roman" w:cs="Times New Roman"/>
          <w:sz w:val="28"/>
          <w:szCs w:val="28"/>
        </w:rPr>
      </w:pPr>
    </w:p>
    <w:p w:rsidR="00742B7A" w:rsidRPr="00B25C8D" w:rsidRDefault="00742B7A" w:rsidP="00742B7A">
      <w:pPr>
        <w:pStyle w:val="aff1"/>
        <w:tabs>
          <w:tab w:val="left" w:pos="851"/>
          <w:tab w:val="left" w:pos="1985"/>
          <w:tab w:val="left" w:pos="3119"/>
        </w:tabs>
        <w:spacing w:after="0"/>
        <w:ind w:left="0"/>
        <w:rPr>
          <w:rFonts w:ascii="Arial" w:hAnsi="Arial" w:cs="Arial"/>
          <w:b/>
          <w:sz w:val="24"/>
          <w:szCs w:val="24"/>
        </w:rPr>
      </w:pPr>
      <w:r w:rsidRPr="00B25C8D">
        <w:rPr>
          <w:rFonts w:ascii="Arial" w:hAnsi="Arial" w:cs="Arial"/>
          <w:b/>
          <w:sz w:val="24"/>
          <w:szCs w:val="24"/>
        </w:rPr>
        <w:t>Примечание:</w:t>
      </w:r>
    </w:p>
    <w:p w:rsidR="00742B7A" w:rsidRPr="00B25C8D" w:rsidRDefault="00742B7A" w:rsidP="00742B7A">
      <w:pPr>
        <w:pStyle w:val="aff1"/>
        <w:tabs>
          <w:tab w:val="left" w:pos="851"/>
          <w:tab w:val="left" w:pos="1985"/>
          <w:tab w:val="left" w:pos="3119"/>
        </w:tabs>
        <w:spacing w:after="0"/>
        <w:ind w:left="0"/>
        <w:rPr>
          <w:rFonts w:ascii="Arial" w:hAnsi="Arial" w:cs="Arial"/>
          <w:sz w:val="24"/>
          <w:szCs w:val="24"/>
        </w:rPr>
      </w:pPr>
    </w:p>
    <w:p w:rsidR="00742B7A" w:rsidRDefault="00B37001" w:rsidP="00742B7A">
      <w:pPr>
        <w:autoSpaceDE w:val="0"/>
        <w:autoSpaceDN w:val="0"/>
        <w:adjustRightInd w:val="0"/>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Р</w:t>
      </w:r>
      <w:r w:rsidR="00742B7A" w:rsidRPr="00742B7A">
        <w:rPr>
          <w:rFonts w:ascii="Times New Roman" w:hAnsi="Times New Roman" w:cs="Times New Roman"/>
          <w:sz w:val="28"/>
          <w:szCs w:val="28"/>
        </w:rPr>
        <w:t>яд одинакового оборудования может быть пред</w:t>
      </w:r>
      <w:r w:rsidR="00CC3099">
        <w:rPr>
          <w:rFonts w:ascii="Times New Roman" w:hAnsi="Times New Roman" w:cs="Times New Roman"/>
          <w:sz w:val="28"/>
          <w:szCs w:val="28"/>
        </w:rPr>
        <w:t>оставлен</w:t>
      </w:r>
      <w:r w:rsidR="00742B7A" w:rsidRPr="00742B7A">
        <w:rPr>
          <w:rFonts w:ascii="Times New Roman" w:hAnsi="Times New Roman" w:cs="Times New Roman"/>
          <w:sz w:val="28"/>
          <w:szCs w:val="28"/>
        </w:rPr>
        <w:t xml:space="preserve"> организаторами или спонсорами чемпионата, в таком случае участникам </w:t>
      </w:r>
      <w:r w:rsidR="00CC3099" w:rsidRPr="00CC3099">
        <w:rPr>
          <w:rFonts w:ascii="Times New Roman" w:hAnsi="Times New Roman" w:cs="Times New Roman"/>
          <w:b/>
          <w:sz w:val="28"/>
          <w:szCs w:val="28"/>
        </w:rPr>
        <w:t>запрещено</w:t>
      </w:r>
      <w:r w:rsidR="00742B7A" w:rsidRPr="00742B7A">
        <w:rPr>
          <w:rFonts w:ascii="Times New Roman" w:hAnsi="Times New Roman" w:cs="Times New Roman"/>
          <w:sz w:val="28"/>
          <w:szCs w:val="28"/>
        </w:rPr>
        <w:t xml:space="preserve"> </w:t>
      </w:r>
      <w:r w:rsidR="00CC3099">
        <w:rPr>
          <w:rFonts w:ascii="Times New Roman" w:hAnsi="Times New Roman" w:cs="Times New Roman"/>
          <w:sz w:val="28"/>
          <w:szCs w:val="28"/>
        </w:rPr>
        <w:t>привозить с собой данное оборудование и его</w:t>
      </w:r>
      <w:r w:rsidR="00742B7A" w:rsidRPr="00742B7A">
        <w:rPr>
          <w:rFonts w:ascii="Times New Roman" w:hAnsi="Times New Roman" w:cs="Times New Roman"/>
          <w:sz w:val="28"/>
          <w:szCs w:val="28"/>
        </w:rPr>
        <w:t xml:space="preserve"> аналоги. Более подробно данную информацию уточнять у организаторов чемпионата.</w:t>
      </w:r>
    </w:p>
    <w:p w:rsidR="00DE39D8" w:rsidRPr="0029547E" w:rsidRDefault="0029547E" w:rsidP="0029547E">
      <w:pPr>
        <w:pStyle w:val="-2"/>
        <w:spacing w:before="0" w:after="0"/>
        <w:ind w:firstLine="709"/>
        <w:rPr>
          <w:rFonts w:ascii="Times New Roman" w:hAnsi="Times New Roman"/>
          <w:szCs w:val="28"/>
        </w:rPr>
      </w:pPr>
      <w:r w:rsidRPr="0029547E">
        <w:rPr>
          <w:rFonts w:ascii="Times New Roman" w:hAnsi="Times New Roman"/>
          <w:szCs w:val="28"/>
        </w:rPr>
        <w:t>8.</w:t>
      </w:r>
      <w:r>
        <w:rPr>
          <w:rFonts w:ascii="Times New Roman" w:hAnsi="Times New Roman"/>
          <w:szCs w:val="28"/>
        </w:rPr>
        <w:t>3</w:t>
      </w:r>
      <w:r w:rsidRPr="0029547E">
        <w:rPr>
          <w:rFonts w:ascii="Times New Roman" w:hAnsi="Times New Roman"/>
          <w:szCs w:val="28"/>
        </w:rPr>
        <w:t>. МАТЕРИАЛЫ И ОБОРУДОВАНИЕ, ЗАПРЕЩЕННЫЕ НА ПЛОЩАДКЕ</w:t>
      </w:r>
      <w:bookmarkEnd w:id="45"/>
    </w:p>
    <w:p w:rsidR="00742B7A" w:rsidRPr="00742B7A" w:rsidRDefault="00742B7A" w:rsidP="00742B7A">
      <w:pPr>
        <w:autoSpaceDE w:val="0"/>
        <w:autoSpaceDN w:val="0"/>
        <w:adjustRightInd w:val="0"/>
        <w:spacing w:after="0" w:line="360" w:lineRule="auto"/>
        <w:ind w:firstLine="709"/>
        <w:jc w:val="both"/>
        <w:rPr>
          <w:rFonts w:ascii="Times New Roman" w:hAnsi="Times New Roman" w:cs="Times New Roman"/>
          <w:sz w:val="28"/>
          <w:szCs w:val="28"/>
        </w:rPr>
      </w:pPr>
      <w:bookmarkStart w:id="46" w:name="_Toc489607715"/>
      <w:r w:rsidRPr="00742B7A">
        <w:rPr>
          <w:rFonts w:ascii="Times New Roman" w:hAnsi="Times New Roman" w:cs="Times New Roman"/>
          <w:sz w:val="28"/>
          <w:szCs w:val="28"/>
        </w:rPr>
        <w:t xml:space="preserve">Любые материалы и оборудование, имеющиеся при себе у участников, необходимо предъявить Экспертам. </w:t>
      </w:r>
    </w:p>
    <w:p w:rsidR="00742B7A" w:rsidRPr="00742B7A" w:rsidRDefault="00742B7A" w:rsidP="00742B7A">
      <w:pPr>
        <w:autoSpaceDE w:val="0"/>
        <w:autoSpaceDN w:val="0"/>
        <w:adjustRightInd w:val="0"/>
        <w:spacing w:after="0" w:line="360" w:lineRule="auto"/>
        <w:ind w:firstLine="709"/>
        <w:jc w:val="both"/>
        <w:rPr>
          <w:rFonts w:ascii="Times New Roman" w:hAnsi="Times New Roman" w:cs="Times New Roman"/>
          <w:sz w:val="28"/>
          <w:szCs w:val="28"/>
        </w:rPr>
      </w:pPr>
      <w:r w:rsidRPr="00742B7A">
        <w:rPr>
          <w:rFonts w:ascii="Times New Roman" w:hAnsi="Times New Roman" w:cs="Times New Roman"/>
          <w:sz w:val="28"/>
          <w:szCs w:val="28"/>
        </w:rPr>
        <w:t>В случае обнаружения данных инструментов и приспособлений в процессе работы, инструмент изымается, участнику выносится предупреждение. В случае повторного обнаружения – участник дисквалифицируется.</w:t>
      </w:r>
    </w:p>
    <w:p w:rsidR="00742B7A" w:rsidRPr="00742B7A" w:rsidRDefault="00742B7A" w:rsidP="00742B7A">
      <w:pPr>
        <w:autoSpaceDE w:val="0"/>
        <w:autoSpaceDN w:val="0"/>
        <w:adjustRightInd w:val="0"/>
        <w:spacing w:after="0" w:line="360" w:lineRule="auto"/>
        <w:ind w:firstLine="709"/>
        <w:jc w:val="both"/>
        <w:rPr>
          <w:rFonts w:ascii="Times New Roman" w:hAnsi="Times New Roman" w:cs="Times New Roman"/>
          <w:sz w:val="28"/>
          <w:szCs w:val="28"/>
        </w:rPr>
      </w:pPr>
      <w:r w:rsidRPr="00742B7A">
        <w:rPr>
          <w:rFonts w:ascii="Times New Roman" w:hAnsi="Times New Roman" w:cs="Times New Roman"/>
          <w:sz w:val="28"/>
          <w:szCs w:val="28"/>
        </w:rPr>
        <w:t>Для разделки оптического кабеля запрещено использовать инструмент, непредназначенный для разделки оптического кабеля, а также любой самодельный инструмент.</w:t>
      </w:r>
    </w:p>
    <w:p w:rsidR="00742B7A" w:rsidRDefault="00742B7A" w:rsidP="00742B7A">
      <w:pPr>
        <w:pStyle w:val="aff1"/>
        <w:tabs>
          <w:tab w:val="left" w:pos="851"/>
          <w:tab w:val="left" w:pos="1985"/>
          <w:tab w:val="left" w:pos="3119"/>
        </w:tabs>
        <w:spacing w:after="0"/>
        <w:ind w:left="0"/>
        <w:jc w:val="both"/>
        <w:rPr>
          <w:rFonts w:ascii="Arial" w:hAnsi="Arial" w:cs="Arial"/>
          <w:sz w:val="24"/>
          <w:szCs w:val="24"/>
        </w:rPr>
      </w:pPr>
    </w:p>
    <w:p w:rsidR="00742B7A" w:rsidRPr="007907BA" w:rsidRDefault="00742B7A" w:rsidP="00742B7A">
      <w:pPr>
        <w:tabs>
          <w:tab w:val="left" w:pos="851"/>
          <w:tab w:val="left" w:pos="1985"/>
          <w:tab w:val="left" w:pos="3119"/>
        </w:tabs>
        <w:spacing w:after="0"/>
        <w:jc w:val="both"/>
        <w:rPr>
          <w:rFonts w:ascii="Arial" w:hAnsi="Arial" w:cs="Arial"/>
          <w:b/>
          <w:sz w:val="24"/>
          <w:szCs w:val="24"/>
        </w:rPr>
      </w:pPr>
      <w:r w:rsidRPr="007907BA">
        <w:rPr>
          <w:rFonts w:ascii="Arial" w:hAnsi="Arial" w:cs="Arial"/>
          <w:b/>
          <w:sz w:val="24"/>
          <w:szCs w:val="24"/>
        </w:rPr>
        <w:t xml:space="preserve">Примечание: </w:t>
      </w:r>
    </w:p>
    <w:p w:rsidR="00742B7A" w:rsidRPr="00742B7A" w:rsidRDefault="00742B7A" w:rsidP="00742B7A">
      <w:pPr>
        <w:autoSpaceDE w:val="0"/>
        <w:autoSpaceDN w:val="0"/>
        <w:adjustRightInd w:val="0"/>
        <w:spacing w:after="0" w:line="360" w:lineRule="auto"/>
        <w:ind w:firstLine="709"/>
        <w:jc w:val="both"/>
        <w:rPr>
          <w:rFonts w:ascii="Times New Roman" w:hAnsi="Times New Roman" w:cs="Times New Roman"/>
          <w:sz w:val="28"/>
          <w:szCs w:val="28"/>
        </w:rPr>
      </w:pPr>
      <w:r w:rsidRPr="00742B7A">
        <w:rPr>
          <w:rFonts w:ascii="Times New Roman" w:hAnsi="Times New Roman" w:cs="Times New Roman"/>
          <w:sz w:val="28"/>
          <w:szCs w:val="28"/>
        </w:rPr>
        <w:t>Участникам запрещается приносить с собой свои столы, стулья.</w:t>
      </w:r>
    </w:p>
    <w:p w:rsidR="00DE39D8" w:rsidRPr="0029547E" w:rsidRDefault="0029547E" w:rsidP="0029547E">
      <w:pPr>
        <w:pStyle w:val="-2"/>
        <w:spacing w:before="0" w:after="0"/>
        <w:ind w:firstLine="709"/>
        <w:rPr>
          <w:rFonts w:ascii="Times New Roman" w:hAnsi="Times New Roman"/>
          <w:szCs w:val="28"/>
        </w:rPr>
      </w:pPr>
      <w:r w:rsidRPr="0029547E">
        <w:rPr>
          <w:rFonts w:ascii="Times New Roman" w:hAnsi="Times New Roman"/>
          <w:szCs w:val="28"/>
        </w:rPr>
        <w:lastRenderedPageBreak/>
        <w:t>8.</w:t>
      </w:r>
      <w:r>
        <w:rPr>
          <w:rFonts w:ascii="Times New Roman" w:hAnsi="Times New Roman"/>
          <w:szCs w:val="28"/>
        </w:rPr>
        <w:t>4</w:t>
      </w:r>
      <w:r w:rsidRPr="0029547E">
        <w:rPr>
          <w:rFonts w:ascii="Times New Roman" w:hAnsi="Times New Roman"/>
          <w:szCs w:val="28"/>
        </w:rPr>
        <w:t>. ПРЕДЛАГАЕМАЯ СХЕМА КОНКУРСНОЙ ПЛОЩАДКИ</w:t>
      </w:r>
      <w:bookmarkEnd w:id="46"/>
    </w:p>
    <w:p w:rsidR="00DE39D8" w:rsidRPr="0029547E" w:rsidRDefault="00DE39D8" w:rsidP="00742B7A">
      <w:pPr>
        <w:autoSpaceDE w:val="0"/>
        <w:autoSpaceDN w:val="0"/>
        <w:adjustRightInd w:val="0"/>
        <w:spacing w:after="0" w:line="360" w:lineRule="auto"/>
        <w:ind w:firstLine="709"/>
        <w:rPr>
          <w:rFonts w:ascii="Times New Roman" w:hAnsi="Times New Roman" w:cs="Times New Roman"/>
          <w:noProof/>
          <w:sz w:val="28"/>
          <w:szCs w:val="28"/>
        </w:rPr>
      </w:pPr>
      <w:r w:rsidRPr="0029547E">
        <w:rPr>
          <w:rFonts w:ascii="Times New Roman" w:hAnsi="Times New Roman" w:cs="Times New Roman"/>
          <w:sz w:val="28"/>
          <w:szCs w:val="28"/>
        </w:rPr>
        <w:t xml:space="preserve">Схема конкурсной площадки </w:t>
      </w:r>
      <w:r w:rsidR="00742B7A">
        <w:rPr>
          <w:rFonts w:ascii="Times New Roman" w:hAnsi="Times New Roman" w:cs="Times New Roman"/>
          <w:sz w:val="28"/>
          <w:szCs w:val="28"/>
        </w:rPr>
        <w:t>(одно рабочее место)</w:t>
      </w:r>
      <w:r w:rsidR="00742B7A">
        <w:rPr>
          <w:noProof/>
          <w:lang w:eastAsia="ru-RU"/>
        </w:rPr>
        <w:drawing>
          <wp:inline distT="0" distB="0" distL="0" distR="0" wp14:anchorId="463D95F6" wp14:editId="43AEE355">
            <wp:extent cx="3530380" cy="395896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531517" cy="3960240"/>
                    </a:xfrm>
                    <a:prstGeom prst="rect">
                      <a:avLst/>
                    </a:prstGeom>
                  </pic:spPr>
                </pic:pic>
              </a:graphicData>
            </a:graphic>
          </wp:inline>
        </w:drawing>
      </w:r>
    </w:p>
    <w:p w:rsidR="00742B7A" w:rsidRDefault="00742B7A" w:rsidP="00742B7A">
      <w:pPr>
        <w:autoSpaceDE w:val="0"/>
        <w:autoSpaceDN w:val="0"/>
        <w:adjustRightInd w:val="0"/>
        <w:spacing w:after="0" w:line="360" w:lineRule="auto"/>
        <w:jc w:val="both"/>
        <w:rPr>
          <w:rStyle w:val="aff9"/>
        </w:rPr>
      </w:pPr>
      <w:r>
        <w:rPr>
          <w:rStyle w:val="aff9"/>
        </w:rPr>
        <w:t>ПЛАН ЗАСТОЙКИ РАЗРАБАТЫВАЕТСЯ К КАЖДОМУ ЧЕМПИОНАТУ В ЗАВИСИМОСТИ ОТ</w:t>
      </w:r>
      <w:r w:rsidR="007F621A">
        <w:rPr>
          <w:rStyle w:val="aff9"/>
        </w:rPr>
        <w:t>:</w:t>
      </w:r>
      <w:r>
        <w:rPr>
          <w:rStyle w:val="aff9"/>
        </w:rPr>
        <w:t xml:space="preserve"> </w:t>
      </w:r>
    </w:p>
    <w:p w:rsidR="00742B7A" w:rsidRDefault="00742B7A" w:rsidP="00C27EE6">
      <w:pPr>
        <w:pStyle w:val="aff1"/>
        <w:numPr>
          <w:ilvl w:val="0"/>
          <w:numId w:val="14"/>
        </w:numPr>
        <w:autoSpaceDE w:val="0"/>
        <w:autoSpaceDN w:val="0"/>
        <w:adjustRightInd w:val="0"/>
        <w:spacing w:after="0" w:line="360" w:lineRule="auto"/>
        <w:jc w:val="both"/>
        <w:rPr>
          <w:rStyle w:val="aff9"/>
        </w:rPr>
      </w:pPr>
      <w:r>
        <w:rPr>
          <w:rStyle w:val="aff9"/>
        </w:rPr>
        <w:t>ОБЩЕГО РАЗМЕРА ЗАСТРАЕВАЕМОЙ ПЛОЩАДИ;</w:t>
      </w:r>
    </w:p>
    <w:p w:rsidR="00742B7A" w:rsidRDefault="00742B7A" w:rsidP="00C27EE6">
      <w:pPr>
        <w:pStyle w:val="aff1"/>
        <w:numPr>
          <w:ilvl w:val="0"/>
          <w:numId w:val="14"/>
        </w:numPr>
        <w:autoSpaceDE w:val="0"/>
        <w:autoSpaceDN w:val="0"/>
        <w:adjustRightInd w:val="0"/>
        <w:spacing w:after="0" w:line="360" w:lineRule="auto"/>
        <w:jc w:val="both"/>
        <w:rPr>
          <w:rStyle w:val="aff9"/>
        </w:rPr>
      </w:pPr>
      <w:r>
        <w:rPr>
          <w:rStyle w:val="aff9"/>
        </w:rPr>
        <w:t>КОЛИЧЕСТВО КОМАНД-УЧАСТНИЦ</w:t>
      </w:r>
    </w:p>
    <w:p w:rsidR="00DE39D8" w:rsidRPr="00742B7A" w:rsidRDefault="00B4196F" w:rsidP="00742B7A">
      <w:pPr>
        <w:autoSpaceDE w:val="0"/>
        <w:autoSpaceDN w:val="0"/>
        <w:adjustRightInd w:val="0"/>
        <w:spacing w:after="0" w:line="360" w:lineRule="auto"/>
        <w:jc w:val="both"/>
        <w:rPr>
          <w:rStyle w:val="aff9"/>
        </w:rPr>
      </w:pPr>
      <w:r w:rsidRPr="00742B7A">
        <w:rPr>
          <w:rStyle w:val="aff9"/>
        </w:rPr>
        <w:t>ПЛАН ЗАСТРОЙКИ ДОЛЖЕН СОДЕРЖАТЬ ВСЁ ОБОРУДОВАНИЕ, МЕБЕЛЬ, СТЕНЫ, ПОДВОДЫ ЭЛЕКТРИЧЕСТВА, ВОДЫ И ВОЗДУХА. НА ПЛАНЕ ДОЛЖНЫ БЫТЬ РАССТАВЛЕНЫ РАЗМЕРЫ И УСЛОВНЫЕ ОБОЗНАЧЕНИЯ. К ПЛАНУ ЗАСТРОЙКИ МОЖЕТ ПРИЛАГАТЬСЯ ТЕКСТОВОЕ ОПИСАНИЕ ТРЕБОВАНИЙ К ПЛОЩАДКЕ.</w:t>
      </w:r>
    </w:p>
    <w:p w:rsidR="00970F49" w:rsidRDefault="00970F49" w:rsidP="0029547E">
      <w:pPr>
        <w:spacing w:after="0" w:line="360" w:lineRule="auto"/>
        <w:ind w:firstLine="709"/>
        <w:rPr>
          <w:rFonts w:ascii="Times New Roman" w:eastAsia="Arial Unicode MS" w:hAnsi="Times New Roman" w:cs="Times New Roman"/>
          <w:sz w:val="28"/>
          <w:szCs w:val="28"/>
        </w:rPr>
      </w:pPr>
    </w:p>
    <w:p w:rsidR="00D41269" w:rsidRDefault="00D41269" w:rsidP="0029547E">
      <w:pPr>
        <w:spacing w:after="0" w:line="360" w:lineRule="auto"/>
        <w:ind w:firstLine="709"/>
        <w:rPr>
          <w:rFonts w:ascii="Times New Roman" w:eastAsia="Arial Unicode MS" w:hAnsi="Times New Roman" w:cs="Times New Roman"/>
          <w:sz w:val="28"/>
          <w:szCs w:val="28"/>
        </w:rPr>
      </w:pPr>
    </w:p>
    <w:p w:rsidR="007747E7" w:rsidRDefault="007747E7" w:rsidP="00BC7808">
      <w:pPr>
        <w:pStyle w:val="-1"/>
        <w:rPr>
          <w:rFonts w:ascii="Times New Roman" w:hAnsi="Times New Roman"/>
          <w:sz w:val="34"/>
          <w:szCs w:val="34"/>
        </w:rPr>
      </w:pPr>
      <w:bookmarkStart w:id="47" w:name="_Toc489607716"/>
    </w:p>
    <w:p w:rsidR="007747E7" w:rsidRDefault="007747E7" w:rsidP="00BC7808">
      <w:pPr>
        <w:pStyle w:val="-1"/>
        <w:rPr>
          <w:rFonts w:ascii="Times New Roman" w:hAnsi="Times New Roman"/>
          <w:sz w:val="34"/>
          <w:szCs w:val="34"/>
        </w:rPr>
      </w:pPr>
    </w:p>
    <w:p w:rsidR="007747E7" w:rsidRDefault="007747E7">
      <w:pPr>
        <w:rPr>
          <w:rFonts w:ascii="Times New Roman" w:eastAsia="Times New Roman" w:hAnsi="Times New Roman" w:cs="Times New Roman"/>
          <w:b/>
          <w:bCs/>
          <w:caps/>
          <w:color w:val="2C8DE6"/>
          <w:sz w:val="34"/>
          <w:szCs w:val="34"/>
        </w:rPr>
      </w:pPr>
      <w:r>
        <w:rPr>
          <w:rFonts w:ascii="Times New Roman" w:hAnsi="Times New Roman"/>
          <w:sz w:val="34"/>
          <w:szCs w:val="34"/>
        </w:rPr>
        <w:br w:type="page"/>
      </w:r>
    </w:p>
    <w:p w:rsidR="00BC7808" w:rsidRPr="009955F8" w:rsidRDefault="00BC7808" w:rsidP="00BC7808">
      <w:pPr>
        <w:pStyle w:val="-1"/>
        <w:rPr>
          <w:rFonts w:ascii="Times New Roman" w:hAnsi="Times New Roman"/>
          <w:sz w:val="34"/>
          <w:szCs w:val="34"/>
        </w:rPr>
      </w:pPr>
      <w:r>
        <w:rPr>
          <w:rFonts w:ascii="Times New Roman" w:hAnsi="Times New Roman"/>
          <w:sz w:val="34"/>
          <w:szCs w:val="34"/>
        </w:rPr>
        <w:lastRenderedPageBreak/>
        <w:t>9</w:t>
      </w:r>
      <w:r w:rsidRPr="009955F8">
        <w:rPr>
          <w:rFonts w:ascii="Times New Roman" w:hAnsi="Times New Roman"/>
          <w:sz w:val="34"/>
          <w:szCs w:val="34"/>
        </w:rPr>
        <w:t xml:space="preserve">. </w:t>
      </w:r>
      <w:r w:rsidR="00127743">
        <w:rPr>
          <w:rFonts w:ascii="Times New Roman" w:hAnsi="Times New Roman"/>
          <w:caps w:val="0"/>
          <w:sz w:val="34"/>
          <w:szCs w:val="34"/>
        </w:rPr>
        <w:t xml:space="preserve">ОСОБЫЕ </w:t>
      </w:r>
      <w:r w:rsidR="0054695B">
        <w:rPr>
          <w:rFonts w:ascii="Times New Roman" w:hAnsi="Times New Roman"/>
          <w:caps w:val="0"/>
          <w:sz w:val="34"/>
          <w:szCs w:val="34"/>
        </w:rPr>
        <w:t xml:space="preserve">ПРАВИЛА ВОЗРАСТНОЙ ГРУППЫ 14-15 </w:t>
      </w:r>
      <w:r w:rsidR="00127743">
        <w:rPr>
          <w:rFonts w:ascii="Times New Roman" w:hAnsi="Times New Roman"/>
          <w:caps w:val="0"/>
          <w:sz w:val="34"/>
          <w:szCs w:val="34"/>
        </w:rPr>
        <w:t>ЛЕТ</w:t>
      </w:r>
      <w:bookmarkEnd w:id="47"/>
    </w:p>
    <w:p w:rsidR="00BC7808" w:rsidRDefault="00D41269" w:rsidP="00D41269">
      <w:pPr>
        <w:spacing w:after="0" w:line="360" w:lineRule="auto"/>
        <w:ind w:firstLine="709"/>
        <w:jc w:val="both"/>
        <w:rPr>
          <w:rFonts w:ascii="Times New Roman" w:eastAsia="Arial Unicode MS" w:hAnsi="Times New Roman" w:cs="Times New Roman"/>
          <w:sz w:val="28"/>
          <w:szCs w:val="28"/>
        </w:rPr>
      </w:pPr>
      <w:r>
        <w:rPr>
          <w:rFonts w:ascii="Times New Roman" w:eastAsia="Arial Unicode MS" w:hAnsi="Times New Roman" w:cs="Times New Roman"/>
          <w:sz w:val="28"/>
          <w:szCs w:val="28"/>
        </w:rPr>
        <w:t>Время на выполнения задания не должны превышать 4 часов в день.</w:t>
      </w:r>
    </w:p>
    <w:p w:rsidR="00D41269" w:rsidRPr="00CE03F6" w:rsidRDefault="00D41269" w:rsidP="00D41269">
      <w:pPr>
        <w:spacing w:after="0" w:line="360" w:lineRule="auto"/>
        <w:ind w:firstLine="709"/>
        <w:jc w:val="both"/>
        <w:rPr>
          <w:rFonts w:ascii="Times New Roman" w:eastAsia="Arial Unicode MS" w:hAnsi="Times New Roman" w:cs="Times New Roman"/>
          <w:sz w:val="28"/>
          <w:szCs w:val="28"/>
        </w:rPr>
      </w:pPr>
      <w:r>
        <w:rPr>
          <w:rFonts w:ascii="Times New Roman" w:eastAsia="Arial Unicode MS" w:hAnsi="Times New Roman" w:cs="Times New Roman"/>
          <w:sz w:val="28"/>
          <w:szCs w:val="28"/>
        </w:rPr>
        <w:t xml:space="preserve">При разработке Конкурсного задания и Схемы оценки необходимо учитывать специфику и ограничения применяемой техники безопасности и охраны труда для данной возрастной группы. Так же необходимо учитывать антропометрические, психофизиологические и психологические особенности данной возрастной группы. </w:t>
      </w:r>
      <w:r w:rsidR="00CC3099">
        <w:rPr>
          <w:rFonts w:ascii="Times New Roman" w:eastAsia="Arial Unicode MS" w:hAnsi="Times New Roman" w:cs="Times New Roman"/>
          <w:sz w:val="28"/>
          <w:szCs w:val="28"/>
        </w:rPr>
        <w:t>Допускается при составлении Конкурсного задания и Схемы</w:t>
      </w:r>
      <w:r>
        <w:rPr>
          <w:rFonts w:ascii="Times New Roman" w:eastAsia="Arial Unicode MS" w:hAnsi="Times New Roman" w:cs="Times New Roman"/>
          <w:sz w:val="28"/>
          <w:szCs w:val="28"/>
        </w:rPr>
        <w:t xml:space="preserve"> оценки</w:t>
      </w:r>
      <w:r w:rsidR="00CE03F6" w:rsidRPr="00CE03F6">
        <w:rPr>
          <w:rFonts w:ascii="Times New Roman" w:eastAsia="Arial Unicode MS" w:hAnsi="Times New Roman" w:cs="Times New Roman"/>
          <w:sz w:val="28"/>
          <w:szCs w:val="28"/>
        </w:rPr>
        <w:t xml:space="preserve">, </w:t>
      </w:r>
      <w:r w:rsidR="00CE03F6">
        <w:rPr>
          <w:rFonts w:ascii="Times New Roman" w:eastAsia="Arial Unicode MS" w:hAnsi="Times New Roman" w:cs="Times New Roman"/>
          <w:sz w:val="28"/>
          <w:szCs w:val="28"/>
        </w:rPr>
        <w:t>согласовав</w:t>
      </w:r>
      <w:r w:rsidR="00CE03F6" w:rsidRPr="00CE03F6">
        <w:rPr>
          <w:rFonts w:ascii="Times New Roman" w:eastAsia="Arial Unicode MS" w:hAnsi="Times New Roman" w:cs="Times New Roman"/>
          <w:sz w:val="28"/>
          <w:szCs w:val="28"/>
        </w:rPr>
        <w:t>,</w:t>
      </w:r>
      <w:r w:rsidR="00CE03F6">
        <w:rPr>
          <w:rFonts w:ascii="Times New Roman" w:eastAsia="Arial Unicode MS" w:hAnsi="Times New Roman" w:cs="Times New Roman"/>
          <w:sz w:val="28"/>
          <w:szCs w:val="28"/>
        </w:rPr>
        <w:t xml:space="preserve"> с менеджером компетенции</w:t>
      </w:r>
      <w:r w:rsidR="00CE03F6" w:rsidRPr="00CE03F6">
        <w:rPr>
          <w:rFonts w:ascii="Times New Roman" w:eastAsia="Arial Unicode MS" w:hAnsi="Times New Roman" w:cs="Times New Roman"/>
          <w:sz w:val="28"/>
          <w:szCs w:val="28"/>
        </w:rPr>
        <w:t xml:space="preserve">, </w:t>
      </w:r>
      <w:r w:rsidR="00CE03F6">
        <w:rPr>
          <w:rFonts w:ascii="Times New Roman" w:eastAsia="Arial Unicode MS" w:hAnsi="Times New Roman" w:cs="Times New Roman"/>
          <w:sz w:val="28"/>
          <w:szCs w:val="28"/>
        </w:rPr>
        <w:t xml:space="preserve"> </w:t>
      </w:r>
      <w:r>
        <w:rPr>
          <w:rFonts w:ascii="Times New Roman" w:eastAsia="Arial Unicode MS" w:hAnsi="Times New Roman" w:cs="Times New Roman"/>
          <w:sz w:val="28"/>
          <w:szCs w:val="28"/>
        </w:rPr>
        <w:t xml:space="preserve"> </w:t>
      </w:r>
      <w:r w:rsidR="00CC3099">
        <w:rPr>
          <w:rFonts w:ascii="Times New Roman" w:eastAsia="Arial Unicode MS" w:hAnsi="Times New Roman" w:cs="Times New Roman"/>
          <w:sz w:val="28"/>
          <w:szCs w:val="28"/>
        </w:rPr>
        <w:t xml:space="preserve">использовать </w:t>
      </w:r>
      <w:r w:rsidR="004D75FC">
        <w:rPr>
          <w:rFonts w:ascii="Times New Roman" w:eastAsia="Arial Unicode MS" w:hAnsi="Times New Roman" w:cs="Times New Roman"/>
          <w:sz w:val="28"/>
          <w:szCs w:val="28"/>
        </w:rPr>
        <w:t>не все</w:t>
      </w:r>
      <w:r>
        <w:rPr>
          <w:rFonts w:ascii="Times New Roman" w:eastAsia="Arial Unicode MS" w:hAnsi="Times New Roman" w:cs="Times New Roman"/>
          <w:sz w:val="28"/>
          <w:szCs w:val="28"/>
        </w:rPr>
        <w:t xml:space="preserve"> блоки и поля </w:t>
      </w:r>
      <w:r>
        <w:rPr>
          <w:rFonts w:ascii="Times New Roman" w:eastAsia="Arial Unicode MS" w:hAnsi="Times New Roman" w:cs="Times New Roman"/>
          <w:sz w:val="28"/>
          <w:szCs w:val="28"/>
          <w:lang w:val="en-US"/>
        </w:rPr>
        <w:t>WSSS</w:t>
      </w:r>
    </w:p>
    <w:sectPr w:rsidR="00D41269" w:rsidRPr="00CE03F6" w:rsidSect="00ED18F9">
      <w:headerReference w:type="default" r:id="rId17"/>
      <w:footerReference w:type="default" r:id="rId18"/>
      <w:pgSz w:w="11906" w:h="16838"/>
      <w:pgMar w:top="1134" w:right="849" w:bottom="1134" w:left="1418" w:header="624" w:footer="17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5B58" w:rsidRDefault="008E5B58" w:rsidP="00970F49">
      <w:pPr>
        <w:spacing w:after="0" w:line="240" w:lineRule="auto"/>
      </w:pPr>
      <w:r>
        <w:separator/>
      </w:r>
    </w:p>
  </w:endnote>
  <w:endnote w:type="continuationSeparator" w:id="0">
    <w:p w:rsidR="008E5B58" w:rsidRDefault="008E5B58" w:rsidP="00970F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43" w:usb2="00000009" w:usb3="00000000" w:csb0="000001FF" w:csb1="00000000"/>
  </w:font>
  <w:font w:name="Calibri">
    <w:panose1 w:val="020F0502020204030204"/>
    <w:charset w:val="CC"/>
    <w:family w:val="swiss"/>
    <w:pitch w:val="variable"/>
    <w:sig w:usb0="E0002A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 w:name="DejaVu Sans">
    <w:altName w:val="Times New Roman"/>
    <w:charset w:val="00"/>
    <w:family w:val="auto"/>
    <w:pitch w:val="variable"/>
  </w:font>
  <w:font w:name="FrutigerLTStd-Light">
    <w:charset w:val="00"/>
    <w:family w:val="auto"/>
    <w:pitch w:val="variable"/>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center"/>
      <w:tblCellMar>
        <w:top w:w="144" w:type="dxa"/>
        <w:left w:w="115" w:type="dxa"/>
        <w:bottom w:w="144" w:type="dxa"/>
        <w:right w:w="115" w:type="dxa"/>
      </w:tblCellMar>
      <w:tblLook w:val="04A0" w:firstRow="1" w:lastRow="0" w:firstColumn="1" w:lastColumn="0" w:noHBand="0" w:noVBand="1"/>
    </w:tblPr>
    <w:tblGrid>
      <w:gridCol w:w="9072"/>
      <w:gridCol w:w="567"/>
    </w:tblGrid>
    <w:tr w:rsidR="00F56E6C" w:rsidRPr="00832EBB" w:rsidTr="007F621A">
      <w:trPr>
        <w:trHeight w:hRule="exact" w:val="115"/>
        <w:jc w:val="center"/>
      </w:trPr>
      <w:tc>
        <w:tcPr>
          <w:tcW w:w="9072" w:type="dxa"/>
          <w:shd w:val="clear" w:color="auto" w:fill="C00000"/>
          <w:tcMar>
            <w:top w:w="0" w:type="dxa"/>
            <w:bottom w:w="0" w:type="dxa"/>
          </w:tcMar>
        </w:tcPr>
        <w:p w:rsidR="00F56E6C" w:rsidRPr="00832EBB" w:rsidRDefault="00F56E6C" w:rsidP="00B45AA4">
          <w:pPr>
            <w:pStyle w:val="a5"/>
            <w:tabs>
              <w:tab w:val="clear" w:pos="4677"/>
              <w:tab w:val="clear" w:pos="9355"/>
            </w:tabs>
            <w:rPr>
              <w:caps/>
              <w:sz w:val="18"/>
            </w:rPr>
          </w:pPr>
          <w:r w:rsidRPr="00832EBB">
            <w:rPr>
              <w:caps/>
              <w:sz w:val="18"/>
            </w:rPr>
            <w:ptab w:relativeTo="margin" w:alignment="center" w:leader="none"/>
          </w:r>
        </w:p>
      </w:tc>
      <w:tc>
        <w:tcPr>
          <w:tcW w:w="567" w:type="dxa"/>
          <w:shd w:val="clear" w:color="auto" w:fill="C00000"/>
          <w:tcMar>
            <w:top w:w="0" w:type="dxa"/>
            <w:bottom w:w="0" w:type="dxa"/>
          </w:tcMar>
        </w:tcPr>
        <w:p w:rsidR="00F56E6C" w:rsidRPr="00832EBB" w:rsidRDefault="00F56E6C" w:rsidP="00B45AA4">
          <w:pPr>
            <w:pStyle w:val="a5"/>
            <w:tabs>
              <w:tab w:val="clear" w:pos="4677"/>
              <w:tab w:val="clear" w:pos="9355"/>
            </w:tabs>
            <w:jc w:val="right"/>
            <w:rPr>
              <w:caps/>
              <w:sz w:val="18"/>
            </w:rPr>
          </w:pPr>
        </w:p>
      </w:tc>
    </w:tr>
    <w:tr w:rsidR="00F56E6C" w:rsidRPr="00832EBB" w:rsidTr="007F621A">
      <w:trPr>
        <w:jc w:val="center"/>
      </w:trPr>
      <w:sdt>
        <w:sdtPr>
          <w:rPr>
            <w:rFonts w:ascii="Times New Roman" w:hAnsi="Times New Roman" w:cs="Times New Roman"/>
            <w:sz w:val="18"/>
            <w:szCs w:val="18"/>
          </w:rPr>
          <w:alias w:val="Автор"/>
          <w:tag w:val=""/>
          <w:id w:val="1837024692"/>
          <w:dataBinding w:prefixMappings="xmlns:ns0='http://purl.org/dc/elements/1.1/' xmlns:ns1='http://schemas.openxmlformats.org/package/2006/metadata/core-properties' " w:xpath="/ns1:coreProperties[1]/ns0:creator[1]" w:storeItemID="{6C3C8BC8-F283-45AE-878A-BAB7291924A1}"/>
          <w:text/>
        </w:sdtPr>
        <w:sdtContent>
          <w:tc>
            <w:tcPr>
              <w:tcW w:w="9072" w:type="dxa"/>
              <w:shd w:val="clear" w:color="auto" w:fill="auto"/>
              <w:vAlign w:val="center"/>
            </w:tcPr>
            <w:p w:rsidR="00F56E6C" w:rsidRPr="009955F8" w:rsidRDefault="00F56E6C" w:rsidP="00937A08">
              <w:pPr>
                <w:pStyle w:val="a7"/>
                <w:tabs>
                  <w:tab w:val="clear" w:pos="4677"/>
                  <w:tab w:val="clear" w:pos="9355"/>
                </w:tabs>
                <w:rPr>
                  <w:rFonts w:ascii="Times New Roman" w:hAnsi="Times New Roman" w:cs="Times New Roman"/>
                  <w:caps/>
                  <w:sz w:val="18"/>
                  <w:szCs w:val="18"/>
                </w:rPr>
              </w:pPr>
              <w:r>
                <w:rPr>
                  <w:rFonts w:ascii="Times New Roman" w:hAnsi="Times New Roman" w:cs="Times New Roman"/>
                  <w:sz w:val="18"/>
                  <w:szCs w:val="18"/>
                </w:rPr>
                <w:t>Copyright © Союз «Ворлдскиллс Россия»         Магистральные линии связи. Строительство и эксплуатация ВОЛП</w:t>
              </w:r>
            </w:p>
          </w:tc>
        </w:sdtContent>
      </w:sdt>
      <w:tc>
        <w:tcPr>
          <w:tcW w:w="567" w:type="dxa"/>
          <w:shd w:val="clear" w:color="auto" w:fill="auto"/>
          <w:vAlign w:val="center"/>
        </w:tcPr>
        <w:p w:rsidR="00F56E6C" w:rsidRPr="00832EBB" w:rsidRDefault="00F56E6C" w:rsidP="00B45AA4">
          <w:pPr>
            <w:pStyle w:val="a7"/>
            <w:tabs>
              <w:tab w:val="clear" w:pos="4677"/>
              <w:tab w:val="clear" w:pos="9355"/>
            </w:tabs>
            <w:jc w:val="right"/>
            <w:rPr>
              <w:caps/>
              <w:sz w:val="18"/>
              <w:szCs w:val="18"/>
            </w:rPr>
          </w:pPr>
          <w:r w:rsidRPr="00832EBB">
            <w:rPr>
              <w:caps/>
              <w:sz w:val="18"/>
              <w:szCs w:val="18"/>
            </w:rPr>
            <w:fldChar w:fldCharType="begin"/>
          </w:r>
          <w:r w:rsidRPr="00832EBB">
            <w:rPr>
              <w:caps/>
              <w:sz w:val="18"/>
              <w:szCs w:val="18"/>
            </w:rPr>
            <w:instrText>PAGE   \* MERGEFORMAT</w:instrText>
          </w:r>
          <w:r w:rsidRPr="00832EBB">
            <w:rPr>
              <w:caps/>
              <w:sz w:val="18"/>
              <w:szCs w:val="18"/>
            </w:rPr>
            <w:fldChar w:fldCharType="separate"/>
          </w:r>
          <w:r w:rsidR="00E61151">
            <w:rPr>
              <w:caps/>
              <w:noProof/>
              <w:sz w:val="18"/>
              <w:szCs w:val="18"/>
            </w:rPr>
            <w:t>31</w:t>
          </w:r>
          <w:r w:rsidRPr="00832EBB">
            <w:rPr>
              <w:caps/>
              <w:sz w:val="18"/>
              <w:szCs w:val="18"/>
            </w:rPr>
            <w:fldChar w:fldCharType="end"/>
          </w:r>
        </w:p>
      </w:tc>
    </w:tr>
  </w:tbl>
  <w:p w:rsidR="00F56E6C" w:rsidRDefault="00F56E6C">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5B58" w:rsidRDefault="008E5B58" w:rsidP="00970F49">
      <w:pPr>
        <w:spacing w:after="0" w:line="240" w:lineRule="auto"/>
      </w:pPr>
      <w:r>
        <w:separator/>
      </w:r>
    </w:p>
  </w:footnote>
  <w:footnote w:type="continuationSeparator" w:id="0">
    <w:p w:rsidR="008E5B58" w:rsidRDefault="008E5B58" w:rsidP="00970F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6E6C" w:rsidRDefault="00F56E6C" w:rsidP="00832EBB">
    <w:pPr>
      <w:pStyle w:val="a5"/>
      <w:tabs>
        <w:tab w:val="clear" w:pos="9355"/>
        <w:tab w:val="right" w:pos="10631"/>
      </w:tabs>
      <w:rPr>
        <w:lang w:val="en-US"/>
      </w:rPr>
    </w:pPr>
    <w:r>
      <w:rPr>
        <w:noProof/>
        <w:lang w:eastAsia="ru-RU"/>
      </w:rPr>
      <w:drawing>
        <wp:anchor distT="0" distB="0" distL="114300" distR="114300" simplePos="0" relativeHeight="251658240" behindDoc="0" locked="0" layoutInCell="1" allowOverlap="1">
          <wp:simplePos x="0" y="0"/>
          <wp:positionH relativeFrom="column">
            <wp:posOffset>5674360</wp:posOffset>
          </wp:positionH>
          <wp:positionV relativeFrom="paragraph">
            <wp:posOffset>-139065</wp:posOffset>
          </wp:positionV>
          <wp:extent cx="952500" cy="687070"/>
          <wp:effectExtent l="0" t="0" r="0" b="0"/>
          <wp:wrapNone/>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ands(red).png"/>
                  <pic:cNvPicPr/>
                </pic:nvPicPr>
                <pic:blipFill rotWithShape="1">
                  <a:blip r:embed="rId1" cstate="print">
                    <a:extLst>
                      <a:ext uri="{28A0092B-C50C-407E-A947-70E740481C1C}">
                        <a14:useLocalDpi xmlns:a14="http://schemas.microsoft.com/office/drawing/2010/main" val="0"/>
                      </a:ext>
                    </a:extLst>
                  </a:blip>
                  <a:srcRect r="35286"/>
                  <a:stretch/>
                </pic:blipFill>
                <pic:spPr bwMode="auto">
                  <a:xfrm>
                    <a:off x="0" y="0"/>
                    <a:ext cx="952500" cy="687070"/>
                  </a:xfrm>
                  <a:prstGeom prst="rect">
                    <a:avLst/>
                  </a:prstGeom>
                  <a:ln>
                    <a:noFill/>
                  </a:ln>
                  <a:extLst>
                    <a:ext uri="{53640926-AAD7-44D8-BBD7-CCE9431645EC}">
                      <a14:shadowObscured xmlns:a14="http://schemas.microsoft.com/office/drawing/2010/main"/>
                    </a:ext>
                  </a:extLst>
                </pic:spPr>
              </pic:pic>
            </a:graphicData>
          </a:graphic>
        </wp:anchor>
      </w:drawing>
    </w:r>
    <w:r>
      <w:rPr>
        <w:lang w:val="en-US"/>
      </w:rPr>
      <w:t xml:space="preserve"> </w:t>
    </w:r>
  </w:p>
  <w:p w:rsidR="00F56E6C" w:rsidRDefault="00F56E6C" w:rsidP="00832EBB">
    <w:pPr>
      <w:pStyle w:val="a5"/>
      <w:tabs>
        <w:tab w:val="clear" w:pos="9355"/>
        <w:tab w:val="right" w:pos="10631"/>
      </w:tabs>
      <w:rPr>
        <w:lang w:val="en-US"/>
      </w:rPr>
    </w:pPr>
  </w:p>
  <w:p w:rsidR="00F56E6C" w:rsidRDefault="00F56E6C" w:rsidP="00832EBB">
    <w:pPr>
      <w:pStyle w:val="a5"/>
      <w:tabs>
        <w:tab w:val="clear" w:pos="9355"/>
        <w:tab w:val="right" w:pos="10631"/>
      </w:tabs>
      <w:rPr>
        <w:lang w:val="en-US"/>
      </w:rPr>
    </w:pPr>
  </w:p>
  <w:p w:rsidR="00F56E6C" w:rsidRPr="00B45AA4" w:rsidRDefault="00F56E6C" w:rsidP="00832EBB">
    <w:pPr>
      <w:pStyle w:val="a5"/>
      <w:tabs>
        <w:tab w:val="clear" w:pos="9355"/>
        <w:tab w:val="right" w:pos="10631"/>
      </w:tabs>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92B2F"/>
    <w:multiLevelType w:val="hybridMultilevel"/>
    <w:tmpl w:val="D5D25406"/>
    <w:lvl w:ilvl="0" w:tplc="0419000F">
      <w:start w:val="1"/>
      <w:numFmt w:val="decimal"/>
      <w:lvlText w:val="%1."/>
      <w:lvlJc w:val="left"/>
      <w:pPr>
        <w:ind w:left="900" w:hanging="360"/>
      </w:p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1" w15:restartNumberingAfterBreak="0">
    <w:nsid w:val="093F77CD"/>
    <w:multiLevelType w:val="multilevel"/>
    <w:tmpl w:val="D73A5F62"/>
    <w:lvl w:ilvl="0">
      <w:start w:val="1"/>
      <w:numFmt w:val="bullet"/>
      <w:lvlText w:val=""/>
      <w:lvlJc w:val="left"/>
      <w:pPr>
        <w:ind w:left="720" w:hanging="360"/>
      </w:pPr>
      <w:rPr>
        <w:rFonts w:ascii="Symbol" w:hAnsi="Symbol" w:hint="default"/>
      </w:rPr>
    </w:lvl>
    <w:lvl w:ilvl="1">
      <w:start w:val="1"/>
      <w:numFmt w:val="decimal"/>
      <w:isLgl/>
      <w:lvlText w:val="%1.%2."/>
      <w:lvlJc w:val="left"/>
      <w:pPr>
        <w:ind w:left="855" w:hanging="49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0F8D3F2E"/>
    <w:multiLevelType w:val="hybridMultilevel"/>
    <w:tmpl w:val="564067A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 w15:restartNumberingAfterBreak="0">
    <w:nsid w:val="124A5189"/>
    <w:multiLevelType w:val="hybridMultilevel"/>
    <w:tmpl w:val="7E9E10DA"/>
    <w:lvl w:ilvl="0" w:tplc="B9F229DA">
      <w:start w:val="1"/>
      <w:numFmt w:val="bullet"/>
      <w:lvlText w:val="•"/>
      <w:lvlJc w:val="left"/>
      <w:pPr>
        <w:tabs>
          <w:tab w:val="num" w:pos="720"/>
        </w:tabs>
        <w:ind w:left="720" w:hanging="360"/>
      </w:pPr>
      <w:rPr>
        <w:rFonts w:ascii="Arial" w:hAnsi="Arial" w:hint="default"/>
      </w:rPr>
    </w:lvl>
    <w:lvl w:ilvl="1" w:tplc="F9E6A91A" w:tentative="1">
      <w:start w:val="1"/>
      <w:numFmt w:val="bullet"/>
      <w:lvlText w:val="•"/>
      <w:lvlJc w:val="left"/>
      <w:pPr>
        <w:tabs>
          <w:tab w:val="num" w:pos="1440"/>
        </w:tabs>
        <w:ind w:left="1440" w:hanging="360"/>
      </w:pPr>
      <w:rPr>
        <w:rFonts w:ascii="Arial" w:hAnsi="Arial" w:hint="default"/>
      </w:rPr>
    </w:lvl>
    <w:lvl w:ilvl="2" w:tplc="FE4E7992" w:tentative="1">
      <w:start w:val="1"/>
      <w:numFmt w:val="bullet"/>
      <w:lvlText w:val="•"/>
      <w:lvlJc w:val="left"/>
      <w:pPr>
        <w:tabs>
          <w:tab w:val="num" w:pos="2160"/>
        </w:tabs>
        <w:ind w:left="2160" w:hanging="360"/>
      </w:pPr>
      <w:rPr>
        <w:rFonts w:ascii="Arial" w:hAnsi="Arial" w:hint="default"/>
      </w:rPr>
    </w:lvl>
    <w:lvl w:ilvl="3" w:tplc="34E223F0" w:tentative="1">
      <w:start w:val="1"/>
      <w:numFmt w:val="bullet"/>
      <w:lvlText w:val="•"/>
      <w:lvlJc w:val="left"/>
      <w:pPr>
        <w:tabs>
          <w:tab w:val="num" w:pos="2880"/>
        </w:tabs>
        <w:ind w:left="2880" w:hanging="360"/>
      </w:pPr>
      <w:rPr>
        <w:rFonts w:ascii="Arial" w:hAnsi="Arial" w:hint="default"/>
      </w:rPr>
    </w:lvl>
    <w:lvl w:ilvl="4" w:tplc="35DEF7A6" w:tentative="1">
      <w:start w:val="1"/>
      <w:numFmt w:val="bullet"/>
      <w:lvlText w:val="•"/>
      <w:lvlJc w:val="left"/>
      <w:pPr>
        <w:tabs>
          <w:tab w:val="num" w:pos="3600"/>
        </w:tabs>
        <w:ind w:left="3600" w:hanging="360"/>
      </w:pPr>
      <w:rPr>
        <w:rFonts w:ascii="Arial" w:hAnsi="Arial" w:hint="default"/>
      </w:rPr>
    </w:lvl>
    <w:lvl w:ilvl="5" w:tplc="51B26E20" w:tentative="1">
      <w:start w:val="1"/>
      <w:numFmt w:val="bullet"/>
      <w:lvlText w:val="•"/>
      <w:lvlJc w:val="left"/>
      <w:pPr>
        <w:tabs>
          <w:tab w:val="num" w:pos="4320"/>
        </w:tabs>
        <w:ind w:left="4320" w:hanging="360"/>
      </w:pPr>
      <w:rPr>
        <w:rFonts w:ascii="Arial" w:hAnsi="Arial" w:hint="default"/>
      </w:rPr>
    </w:lvl>
    <w:lvl w:ilvl="6" w:tplc="6024A514" w:tentative="1">
      <w:start w:val="1"/>
      <w:numFmt w:val="bullet"/>
      <w:lvlText w:val="•"/>
      <w:lvlJc w:val="left"/>
      <w:pPr>
        <w:tabs>
          <w:tab w:val="num" w:pos="5040"/>
        </w:tabs>
        <w:ind w:left="5040" w:hanging="360"/>
      </w:pPr>
      <w:rPr>
        <w:rFonts w:ascii="Arial" w:hAnsi="Arial" w:hint="default"/>
      </w:rPr>
    </w:lvl>
    <w:lvl w:ilvl="7" w:tplc="68F28364" w:tentative="1">
      <w:start w:val="1"/>
      <w:numFmt w:val="bullet"/>
      <w:lvlText w:val="•"/>
      <w:lvlJc w:val="left"/>
      <w:pPr>
        <w:tabs>
          <w:tab w:val="num" w:pos="5760"/>
        </w:tabs>
        <w:ind w:left="5760" w:hanging="360"/>
      </w:pPr>
      <w:rPr>
        <w:rFonts w:ascii="Arial" w:hAnsi="Arial" w:hint="default"/>
      </w:rPr>
    </w:lvl>
    <w:lvl w:ilvl="8" w:tplc="1CAC577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25A4D3B"/>
    <w:multiLevelType w:val="hybridMultilevel"/>
    <w:tmpl w:val="2D30051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4D55EC9"/>
    <w:multiLevelType w:val="hybridMultilevel"/>
    <w:tmpl w:val="0100C4D6"/>
    <w:lvl w:ilvl="0" w:tplc="3BCEAB3C">
      <w:start w:val="1"/>
      <w:numFmt w:val="bullet"/>
      <w:pStyle w:val="ListaBlack"/>
      <w:lvlText w:val=""/>
      <w:lvlJc w:val="left"/>
      <w:pPr>
        <w:ind w:left="1287" w:hanging="360"/>
      </w:pPr>
      <w:rPr>
        <w:rFonts w:ascii="Symbol" w:hAnsi="Symbol" w:hint="default"/>
      </w:rPr>
    </w:lvl>
    <w:lvl w:ilvl="1" w:tplc="04190005">
      <w:start w:val="1"/>
      <w:numFmt w:val="bullet"/>
      <w:lvlText w:val=""/>
      <w:lvlJc w:val="left"/>
      <w:pPr>
        <w:ind w:left="2007" w:hanging="360"/>
      </w:pPr>
      <w:rPr>
        <w:rFonts w:ascii="Wingdings" w:hAnsi="Wingdings" w:hint="default"/>
      </w:rPr>
    </w:lvl>
    <w:lvl w:ilvl="2" w:tplc="F0C8C08A">
      <w:start w:val="1"/>
      <w:numFmt w:val="bullet"/>
      <w:lvlText w:val=""/>
      <w:lvlJc w:val="left"/>
      <w:pPr>
        <w:ind w:left="2727" w:hanging="360"/>
      </w:pPr>
      <w:rPr>
        <w:rFonts w:ascii="Wingdings" w:hAnsi="Wingdings" w:hint="default"/>
      </w:rPr>
    </w:lvl>
    <w:lvl w:ilvl="3" w:tplc="261E96E2" w:tentative="1">
      <w:start w:val="1"/>
      <w:numFmt w:val="bullet"/>
      <w:lvlText w:val=""/>
      <w:lvlJc w:val="left"/>
      <w:pPr>
        <w:ind w:left="3447" w:hanging="360"/>
      </w:pPr>
      <w:rPr>
        <w:rFonts w:ascii="Symbol" w:hAnsi="Symbol" w:hint="default"/>
      </w:rPr>
    </w:lvl>
    <w:lvl w:ilvl="4" w:tplc="04C45638" w:tentative="1">
      <w:start w:val="1"/>
      <w:numFmt w:val="bullet"/>
      <w:lvlText w:val="o"/>
      <w:lvlJc w:val="left"/>
      <w:pPr>
        <w:ind w:left="4167" w:hanging="360"/>
      </w:pPr>
      <w:rPr>
        <w:rFonts w:ascii="Courier New" w:hAnsi="Courier New" w:cs="Courier New" w:hint="default"/>
      </w:rPr>
    </w:lvl>
    <w:lvl w:ilvl="5" w:tplc="095681F2" w:tentative="1">
      <w:start w:val="1"/>
      <w:numFmt w:val="bullet"/>
      <w:lvlText w:val=""/>
      <w:lvlJc w:val="left"/>
      <w:pPr>
        <w:ind w:left="4887" w:hanging="360"/>
      </w:pPr>
      <w:rPr>
        <w:rFonts w:ascii="Wingdings" w:hAnsi="Wingdings" w:hint="default"/>
      </w:rPr>
    </w:lvl>
    <w:lvl w:ilvl="6" w:tplc="AD2CF8B4" w:tentative="1">
      <w:start w:val="1"/>
      <w:numFmt w:val="bullet"/>
      <w:lvlText w:val=""/>
      <w:lvlJc w:val="left"/>
      <w:pPr>
        <w:ind w:left="5607" w:hanging="360"/>
      </w:pPr>
      <w:rPr>
        <w:rFonts w:ascii="Symbol" w:hAnsi="Symbol" w:hint="default"/>
      </w:rPr>
    </w:lvl>
    <w:lvl w:ilvl="7" w:tplc="D75C862E" w:tentative="1">
      <w:start w:val="1"/>
      <w:numFmt w:val="bullet"/>
      <w:lvlText w:val="o"/>
      <w:lvlJc w:val="left"/>
      <w:pPr>
        <w:ind w:left="6327" w:hanging="360"/>
      </w:pPr>
      <w:rPr>
        <w:rFonts w:ascii="Courier New" w:hAnsi="Courier New" w:cs="Courier New" w:hint="default"/>
      </w:rPr>
    </w:lvl>
    <w:lvl w:ilvl="8" w:tplc="1E307224" w:tentative="1">
      <w:start w:val="1"/>
      <w:numFmt w:val="bullet"/>
      <w:lvlText w:val=""/>
      <w:lvlJc w:val="left"/>
      <w:pPr>
        <w:ind w:left="7047" w:hanging="360"/>
      </w:pPr>
      <w:rPr>
        <w:rFonts w:ascii="Wingdings" w:hAnsi="Wingdings" w:hint="default"/>
      </w:rPr>
    </w:lvl>
  </w:abstractNum>
  <w:abstractNum w:abstractNumId="6" w15:restartNumberingAfterBreak="0">
    <w:nsid w:val="157603E3"/>
    <w:multiLevelType w:val="hybridMultilevel"/>
    <w:tmpl w:val="12F814B6"/>
    <w:lvl w:ilvl="0" w:tplc="09929378">
      <w:start w:val="1"/>
      <w:numFmt w:val="bullet"/>
      <w:pStyle w:val="a"/>
      <w:lvlText w:val=""/>
      <w:lvlJc w:val="left"/>
      <w:pPr>
        <w:tabs>
          <w:tab w:val="num" w:pos="720"/>
        </w:tabs>
        <w:ind w:left="720" w:hanging="360"/>
      </w:pPr>
      <w:rPr>
        <w:rFonts w:ascii="Symbol" w:eastAsia="Times New Roman" w:hAnsi="Symbol"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6CA6D10"/>
    <w:multiLevelType w:val="hybridMultilevel"/>
    <w:tmpl w:val="8F948C1C"/>
    <w:lvl w:ilvl="0" w:tplc="04190005">
      <w:start w:val="1"/>
      <w:numFmt w:val="bullet"/>
      <w:lvlText w:val=""/>
      <w:lvlJc w:val="left"/>
      <w:pPr>
        <w:ind w:left="1789" w:hanging="360"/>
      </w:pPr>
      <w:rPr>
        <w:rFonts w:ascii="Wingdings" w:hAnsi="Wingdings"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8" w15:restartNumberingAfterBreak="0">
    <w:nsid w:val="19586E38"/>
    <w:multiLevelType w:val="hybridMultilevel"/>
    <w:tmpl w:val="96BAE9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DD34C83"/>
    <w:multiLevelType w:val="hybridMultilevel"/>
    <w:tmpl w:val="176C0B48"/>
    <w:lvl w:ilvl="0" w:tplc="0504BE1A">
      <w:start w:val="1"/>
      <w:numFmt w:val="bullet"/>
      <w:pStyle w:val="a0"/>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1">
      <w:start w:val="1"/>
      <w:numFmt w:val="bullet"/>
      <w:lvlText w:val=""/>
      <w:lvlJc w:val="left"/>
      <w:pPr>
        <w:tabs>
          <w:tab w:val="num" w:pos="2160"/>
        </w:tabs>
        <w:ind w:left="2160" w:hanging="360"/>
      </w:pPr>
      <w:rPr>
        <w:rFonts w:ascii="Symbol" w:hAnsi="Symbol"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1">
      <w:start w:val="1"/>
      <w:numFmt w:val="bullet"/>
      <w:lvlText w:val=""/>
      <w:lvlJc w:val="left"/>
      <w:pPr>
        <w:tabs>
          <w:tab w:val="num" w:pos="4320"/>
        </w:tabs>
        <w:ind w:left="4320" w:hanging="360"/>
      </w:pPr>
      <w:rPr>
        <w:rFonts w:ascii="Symbol" w:hAnsi="Symbol"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FF95A74"/>
    <w:multiLevelType w:val="multilevel"/>
    <w:tmpl w:val="CC78BFFE"/>
    <w:lvl w:ilvl="0">
      <w:start w:val="1"/>
      <w:numFmt w:val="decimal"/>
      <w:lvlText w:val="%1."/>
      <w:lvlJc w:val="left"/>
      <w:pPr>
        <w:ind w:left="1352" w:hanging="360"/>
      </w:pPr>
      <w:rPr>
        <w:rFonts w:hint="default"/>
        <w:color w:val="0070C0"/>
      </w:rPr>
    </w:lvl>
    <w:lvl w:ilvl="1">
      <w:start w:val="1"/>
      <w:numFmt w:val="decimal"/>
      <w:isLgl/>
      <w:lvlText w:val="%1.%2."/>
      <w:lvlJc w:val="left"/>
      <w:pPr>
        <w:ind w:left="720" w:hanging="720"/>
      </w:pPr>
      <w:rPr>
        <w:rFonts w:hint="default"/>
        <w:b/>
        <w:color w:val="auto"/>
        <w:sz w:val="28"/>
        <w:szCs w:val="28"/>
      </w:rPr>
    </w:lvl>
    <w:lvl w:ilvl="2">
      <w:start w:val="1"/>
      <w:numFmt w:val="decimal"/>
      <w:isLgl/>
      <w:lvlText w:val="%1.%2.%3."/>
      <w:lvlJc w:val="left"/>
      <w:pPr>
        <w:ind w:left="1712" w:hanging="720"/>
      </w:pPr>
      <w:rPr>
        <w:rFonts w:hint="default"/>
        <w:b/>
        <w:color w:val="auto"/>
      </w:rPr>
    </w:lvl>
    <w:lvl w:ilvl="3">
      <w:start w:val="1"/>
      <w:numFmt w:val="decimal"/>
      <w:isLgl/>
      <w:lvlText w:val="%1.%2.%3.%4."/>
      <w:lvlJc w:val="left"/>
      <w:pPr>
        <w:ind w:left="4908" w:hanging="1080"/>
      </w:pPr>
      <w:rPr>
        <w:rFonts w:hint="default"/>
        <w:b w:val="0"/>
        <w:color w:val="0070C0"/>
      </w:rPr>
    </w:lvl>
    <w:lvl w:ilvl="4">
      <w:start w:val="1"/>
      <w:numFmt w:val="decimal"/>
      <w:isLgl/>
      <w:lvlText w:val="%1.%2.%3.%4.%5."/>
      <w:lvlJc w:val="left"/>
      <w:pPr>
        <w:ind w:left="2072" w:hanging="1080"/>
      </w:pPr>
      <w:rPr>
        <w:rFonts w:hint="default"/>
      </w:rPr>
    </w:lvl>
    <w:lvl w:ilvl="5">
      <w:start w:val="1"/>
      <w:numFmt w:val="decimal"/>
      <w:isLgl/>
      <w:lvlText w:val="%1.%2.%3.%4.%5.%6."/>
      <w:lvlJc w:val="left"/>
      <w:pPr>
        <w:ind w:left="2432" w:hanging="1440"/>
      </w:pPr>
      <w:rPr>
        <w:rFonts w:hint="default"/>
      </w:rPr>
    </w:lvl>
    <w:lvl w:ilvl="6">
      <w:start w:val="1"/>
      <w:numFmt w:val="decimal"/>
      <w:isLgl/>
      <w:lvlText w:val="%1.%2.%3.%4.%5.%6.%7."/>
      <w:lvlJc w:val="left"/>
      <w:pPr>
        <w:ind w:left="2432" w:hanging="1440"/>
      </w:pPr>
      <w:rPr>
        <w:rFonts w:hint="default"/>
      </w:rPr>
    </w:lvl>
    <w:lvl w:ilvl="7">
      <w:start w:val="1"/>
      <w:numFmt w:val="decimal"/>
      <w:isLgl/>
      <w:lvlText w:val="%1.%2.%3.%4.%5.%6.%7.%8."/>
      <w:lvlJc w:val="left"/>
      <w:pPr>
        <w:ind w:left="2792" w:hanging="1800"/>
      </w:pPr>
      <w:rPr>
        <w:rFonts w:hint="default"/>
      </w:rPr>
    </w:lvl>
    <w:lvl w:ilvl="8">
      <w:start w:val="1"/>
      <w:numFmt w:val="decimal"/>
      <w:isLgl/>
      <w:lvlText w:val="%1.%2.%3.%4.%5.%6.%7.%8.%9."/>
      <w:lvlJc w:val="left"/>
      <w:pPr>
        <w:ind w:left="3152" w:hanging="2160"/>
      </w:pPr>
      <w:rPr>
        <w:rFonts w:hint="default"/>
      </w:rPr>
    </w:lvl>
  </w:abstractNum>
  <w:abstractNum w:abstractNumId="11" w15:restartNumberingAfterBreak="0">
    <w:nsid w:val="20B60F9A"/>
    <w:multiLevelType w:val="hybridMultilevel"/>
    <w:tmpl w:val="67EC5EDE"/>
    <w:lvl w:ilvl="0" w:tplc="FEBAC07E">
      <w:start w:val="1"/>
      <w:numFmt w:val="bullet"/>
      <w:lvlText w:val="•"/>
      <w:lvlJc w:val="left"/>
      <w:pPr>
        <w:tabs>
          <w:tab w:val="num" w:pos="745"/>
        </w:tabs>
        <w:ind w:left="745" w:hanging="360"/>
      </w:pPr>
      <w:rPr>
        <w:rFonts w:ascii="Arial" w:hAnsi="Arial" w:hint="default"/>
      </w:rPr>
    </w:lvl>
    <w:lvl w:ilvl="1" w:tplc="5BFC6288" w:tentative="1">
      <w:start w:val="1"/>
      <w:numFmt w:val="bullet"/>
      <w:lvlText w:val="•"/>
      <w:lvlJc w:val="left"/>
      <w:pPr>
        <w:tabs>
          <w:tab w:val="num" w:pos="1465"/>
        </w:tabs>
        <w:ind w:left="1465" w:hanging="360"/>
      </w:pPr>
      <w:rPr>
        <w:rFonts w:ascii="Arial" w:hAnsi="Arial" w:hint="default"/>
      </w:rPr>
    </w:lvl>
    <w:lvl w:ilvl="2" w:tplc="7EFE52DA" w:tentative="1">
      <w:start w:val="1"/>
      <w:numFmt w:val="bullet"/>
      <w:lvlText w:val="•"/>
      <w:lvlJc w:val="left"/>
      <w:pPr>
        <w:tabs>
          <w:tab w:val="num" w:pos="2185"/>
        </w:tabs>
        <w:ind w:left="2185" w:hanging="360"/>
      </w:pPr>
      <w:rPr>
        <w:rFonts w:ascii="Arial" w:hAnsi="Arial" w:hint="default"/>
      </w:rPr>
    </w:lvl>
    <w:lvl w:ilvl="3" w:tplc="C6984514" w:tentative="1">
      <w:start w:val="1"/>
      <w:numFmt w:val="bullet"/>
      <w:lvlText w:val="•"/>
      <w:lvlJc w:val="left"/>
      <w:pPr>
        <w:tabs>
          <w:tab w:val="num" w:pos="2905"/>
        </w:tabs>
        <w:ind w:left="2905" w:hanging="360"/>
      </w:pPr>
      <w:rPr>
        <w:rFonts w:ascii="Arial" w:hAnsi="Arial" w:hint="default"/>
      </w:rPr>
    </w:lvl>
    <w:lvl w:ilvl="4" w:tplc="6A1E81AC" w:tentative="1">
      <w:start w:val="1"/>
      <w:numFmt w:val="bullet"/>
      <w:lvlText w:val="•"/>
      <w:lvlJc w:val="left"/>
      <w:pPr>
        <w:tabs>
          <w:tab w:val="num" w:pos="3625"/>
        </w:tabs>
        <w:ind w:left="3625" w:hanging="360"/>
      </w:pPr>
      <w:rPr>
        <w:rFonts w:ascii="Arial" w:hAnsi="Arial" w:hint="default"/>
      </w:rPr>
    </w:lvl>
    <w:lvl w:ilvl="5" w:tplc="287C84FE" w:tentative="1">
      <w:start w:val="1"/>
      <w:numFmt w:val="bullet"/>
      <w:lvlText w:val="•"/>
      <w:lvlJc w:val="left"/>
      <w:pPr>
        <w:tabs>
          <w:tab w:val="num" w:pos="4345"/>
        </w:tabs>
        <w:ind w:left="4345" w:hanging="360"/>
      </w:pPr>
      <w:rPr>
        <w:rFonts w:ascii="Arial" w:hAnsi="Arial" w:hint="default"/>
      </w:rPr>
    </w:lvl>
    <w:lvl w:ilvl="6" w:tplc="6D609122" w:tentative="1">
      <w:start w:val="1"/>
      <w:numFmt w:val="bullet"/>
      <w:lvlText w:val="•"/>
      <w:lvlJc w:val="left"/>
      <w:pPr>
        <w:tabs>
          <w:tab w:val="num" w:pos="5065"/>
        </w:tabs>
        <w:ind w:left="5065" w:hanging="360"/>
      </w:pPr>
      <w:rPr>
        <w:rFonts w:ascii="Arial" w:hAnsi="Arial" w:hint="default"/>
      </w:rPr>
    </w:lvl>
    <w:lvl w:ilvl="7" w:tplc="4266B424" w:tentative="1">
      <w:start w:val="1"/>
      <w:numFmt w:val="bullet"/>
      <w:lvlText w:val="•"/>
      <w:lvlJc w:val="left"/>
      <w:pPr>
        <w:tabs>
          <w:tab w:val="num" w:pos="5785"/>
        </w:tabs>
        <w:ind w:left="5785" w:hanging="360"/>
      </w:pPr>
      <w:rPr>
        <w:rFonts w:ascii="Arial" w:hAnsi="Arial" w:hint="default"/>
      </w:rPr>
    </w:lvl>
    <w:lvl w:ilvl="8" w:tplc="4D9E12DE" w:tentative="1">
      <w:start w:val="1"/>
      <w:numFmt w:val="bullet"/>
      <w:lvlText w:val="•"/>
      <w:lvlJc w:val="left"/>
      <w:pPr>
        <w:tabs>
          <w:tab w:val="num" w:pos="6505"/>
        </w:tabs>
        <w:ind w:left="6505" w:hanging="360"/>
      </w:pPr>
      <w:rPr>
        <w:rFonts w:ascii="Arial" w:hAnsi="Arial" w:hint="default"/>
      </w:rPr>
    </w:lvl>
  </w:abstractNum>
  <w:abstractNum w:abstractNumId="12" w15:restartNumberingAfterBreak="0">
    <w:nsid w:val="254748E2"/>
    <w:multiLevelType w:val="hybridMultilevel"/>
    <w:tmpl w:val="92FEB38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67D432A"/>
    <w:multiLevelType w:val="hybridMultilevel"/>
    <w:tmpl w:val="A80425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9AE7963"/>
    <w:multiLevelType w:val="hybridMultilevel"/>
    <w:tmpl w:val="355A50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44541350"/>
    <w:multiLevelType w:val="hybridMultilevel"/>
    <w:tmpl w:val="299CA292"/>
    <w:lvl w:ilvl="0" w:tplc="0419000D">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6" w15:restartNumberingAfterBreak="0">
    <w:nsid w:val="48547E64"/>
    <w:multiLevelType w:val="hybridMultilevel"/>
    <w:tmpl w:val="0B60E21C"/>
    <w:lvl w:ilvl="0" w:tplc="0419000D">
      <w:start w:val="1"/>
      <w:numFmt w:val="bullet"/>
      <w:lvlText w:val=""/>
      <w:lvlJc w:val="left"/>
      <w:pPr>
        <w:ind w:left="720" w:hanging="360"/>
      </w:pPr>
      <w:rPr>
        <w:rFonts w:ascii="Wingdings" w:hAnsi="Wingding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49230CB0"/>
    <w:multiLevelType w:val="hybridMultilevel"/>
    <w:tmpl w:val="EC6A66EC"/>
    <w:lvl w:ilvl="0" w:tplc="7CD0DE52">
      <w:start w:val="1"/>
      <w:numFmt w:val="bullet"/>
      <w:pStyle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C783CB8"/>
    <w:multiLevelType w:val="hybridMultilevel"/>
    <w:tmpl w:val="5DA06186"/>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608B6D93"/>
    <w:multiLevelType w:val="hybridMultilevel"/>
    <w:tmpl w:val="C0786966"/>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20" w15:restartNumberingAfterBreak="0">
    <w:nsid w:val="6D3D1C59"/>
    <w:multiLevelType w:val="hybridMultilevel"/>
    <w:tmpl w:val="692C42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7"/>
  </w:num>
  <w:num w:numId="2">
    <w:abstractNumId w:val="9"/>
  </w:num>
  <w:num w:numId="3">
    <w:abstractNumId w:val="6"/>
  </w:num>
  <w:num w:numId="4">
    <w:abstractNumId w:val="2"/>
  </w:num>
  <w:num w:numId="5">
    <w:abstractNumId w:val="1"/>
  </w:num>
  <w:num w:numId="6">
    <w:abstractNumId w:val="11"/>
  </w:num>
  <w:num w:numId="7">
    <w:abstractNumId w:val="3"/>
  </w:num>
  <w:num w:numId="8">
    <w:abstractNumId w:val="5"/>
  </w:num>
  <w:num w:numId="9">
    <w:abstractNumId w:val="19"/>
  </w:num>
  <w:num w:numId="10">
    <w:abstractNumId w:val="7"/>
  </w:num>
  <w:num w:numId="11">
    <w:abstractNumId w:val="4"/>
  </w:num>
  <w:num w:numId="12">
    <w:abstractNumId w:val="12"/>
  </w:num>
  <w:num w:numId="13">
    <w:abstractNumId w:val="10"/>
  </w:num>
  <w:num w:numId="14">
    <w:abstractNumId w:val="8"/>
  </w:num>
  <w:num w:numId="15">
    <w:abstractNumId w:val="14"/>
  </w:num>
  <w:num w:numId="16">
    <w:abstractNumId w:val="20"/>
  </w:num>
  <w:num w:numId="17">
    <w:abstractNumId w:val="13"/>
  </w:num>
  <w:num w:numId="18">
    <w:abstractNumId w:val="18"/>
  </w:num>
  <w:num w:numId="19">
    <w:abstractNumId w:val="0"/>
  </w:num>
  <w:num w:numId="20">
    <w:abstractNumId w:val="16"/>
  </w:num>
  <w:num w:numId="21">
    <w:abstractNumId w:val="15"/>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Колчев Сергей Олегович">
    <w15:presenceInfo w15:providerId="AD" w15:userId="S-1-5-21-827214101-826621372-3871162710-233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0F49"/>
    <w:rsid w:val="00056CDE"/>
    <w:rsid w:val="000733C7"/>
    <w:rsid w:val="00087FBC"/>
    <w:rsid w:val="000908C4"/>
    <w:rsid w:val="000A1F96"/>
    <w:rsid w:val="000A441A"/>
    <w:rsid w:val="000B3397"/>
    <w:rsid w:val="000D74AA"/>
    <w:rsid w:val="000E5C11"/>
    <w:rsid w:val="001024BE"/>
    <w:rsid w:val="00127743"/>
    <w:rsid w:val="001511DB"/>
    <w:rsid w:val="00157E0B"/>
    <w:rsid w:val="0017612A"/>
    <w:rsid w:val="00185917"/>
    <w:rsid w:val="001B4DEE"/>
    <w:rsid w:val="001C40FE"/>
    <w:rsid w:val="001E0AA2"/>
    <w:rsid w:val="001E7528"/>
    <w:rsid w:val="00214531"/>
    <w:rsid w:val="00220E70"/>
    <w:rsid w:val="00251BCC"/>
    <w:rsid w:val="002558DA"/>
    <w:rsid w:val="002729AA"/>
    <w:rsid w:val="0029547E"/>
    <w:rsid w:val="002B1426"/>
    <w:rsid w:val="002F2906"/>
    <w:rsid w:val="002F2C62"/>
    <w:rsid w:val="002F4CE6"/>
    <w:rsid w:val="00333911"/>
    <w:rsid w:val="00334165"/>
    <w:rsid w:val="00343ADA"/>
    <w:rsid w:val="003604F2"/>
    <w:rsid w:val="00367743"/>
    <w:rsid w:val="003813EF"/>
    <w:rsid w:val="003934F8"/>
    <w:rsid w:val="00397A1B"/>
    <w:rsid w:val="003A21C8"/>
    <w:rsid w:val="003D1E51"/>
    <w:rsid w:val="004254FE"/>
    <w:rsid w:val="0042748E"/>
    <w:rsid w:val="0044354A"/>
    <w:rsid w:val="004917C4"/>
    <w:rsid w:val="004A07A5"/>
    <w:rsid w:val="004B692B"/>
    <w:rsid w:val="004D096E"/>
    <w:rsid w:val="004D75FC"/>
    <w:rsid w:val="004E7905"/>
    <w:rsid w:val="00510059"/>
    <w:rsid w:val="00520B70"/>
    <w:rsid w:val="0054695B"/>
    <w:rsid w:val="00554CBB"/>
    <w:rsid w:val="005560AC"/>
    <w:rsid w:val="0056194A"/>
    <w:rsid w:val="005B0DEC"/>
    <w:rsid w:val="005C6777"/>
    <w:rsid w:val="005C6A23"/>
    <w:rsid w:val="005E30DC"/>
    <w:rsid w:val="00621743"/>
    <w:rsid w:val="0062789A"/>
    <w:rsid w:val="0063396F"/>
    <w:rsid w:val="00636362"/>
    <w:rsid w:val="0064329E"/>
    <w:rsid w:val="0064491A"/>
    <w:rsid w:val="0064540D"/>
    <w:rsid w:val="00653B50"/>
    <w:rsid w:val="006873B8"/>
    <w:rsid w:val="00687D94"/>
    <w:rsid w:val="006A38F7"/>
    <w:rsid w:val="006A7E79"/>
    <w:rsid w:val="006B0FEA"/>
    <w:rsid w:val="006C2694"/>
    <w:rsid w:val="006C6D6D"/>
    <w:rsid w:val="006C7A3B"/>
    <w:rsid w:val="006F777D"/>
    <w:rsid w:val="00710176"/>
    <w:rsid w:val="00717DF5"/>
    <w:rsid w:val="00721E7C"/>
    <w:rsid w:val="00727F97"/>
    <w:rsid w:val="00742B7A"/>
    <w:rsid w:val="0074372D"/>
    <w:rsid w:val="007733D0"/>
    <w:rsid w:val="007735DC"/>
    <w:rsid w:val="007747E7"/>
    <w:rsid w:val="007A6888"/>
    <w:rsid w:val="007B0DCC"/>
    <w:rsid w:val="007B2222"/>
    <w:rsid w:val="007D3601"/>
    <w:rsid w:val="007F621A"/>
    <w:rsid w:val="00810987"/>
    <w:rsid w:val="00832EBB"/>
    <w:rsid w:val="00834734"/>
    <w:rsid w:val="00835BF6"/>
    <w:rsid w:val="00877DCC"/>
    <w:rsid w:val="0088037F"/>
    <w:rsid w:val="00881DD2"/>
    <w:rsid w:val="00882B54"/>
    <w:rsid w:val="00883FEA"/>
    <w:rsid w:val="008B560B"/>
    <w:rsid w:val="008C3921"/>
    <w:rsid w:val="008D14D2"/>
    <w:rsid w:val="008D6DCF"/>
    <w:rsid w:val="008E5B58"/>
    <w:rsid w:val="008F434A"/>
    <w:rsid w:val="009018F0"/>
    <w:rsid w:val="00937A08"/>
    <w:rsid w:val="00953113"/>
    <w:rsid w:val="009629AA"/>
    <w:rsid w:val="00970F49"/>
    <w:rsid w:val="0098443B"/>
    <w:rsid w:val="009931F0"/>
    <w:rsid w:val="009955F8"/>
    <w:rsid w:val="009C36F5"/>
    <w:rsid w:val="009C3FA5"/>
    <w:rsid w:val="009F57C0"/>
    <w:rsid w:val="00A27EE4"/>
    <w:rsid w:val="00A304F2"/>
    <w:rsid w:val="00A47C2E"/>
    <w:rsid w:val="00A57976"/>
    <w:rsid w:val="00A87627"/>
    <w:rsid w:val="00A91D4B"/>
    <w:rsid w:val="00AA2B8A"/>
    <w:rsid w:val="00AB565C"/>
    <w:rsid w:val="00AE5FD8"/>
    <w:rsid w:val="00AE6AB7"/>
    <w:rsid w:val="00AE7A32"/>
    <w:rsid w:val="00B162B5"/>
    <w:rsid w:val="00B22AE8"/>
    <w:rsid w:val="00B236AD"/>
    <w:rsid w:val="00B31E9A"/>
    <w:rsid w:val="00B34566"/>
    <w:rsid w:val="00B37001"/>
    <w:rsid w:val="00B40FFB"/>
    <w:rsid w:val="00B4196F"/>
    <w:rsid w:val="00B45392"/>
    <w:rsid w:val="00B45AA4"/>
    <w:rsid w:val="00B54F10"/>
    <w:rsid w:val="00B661CF"/>
    <w:rsid w:val="00BA2CF0"/>
    <w:rsid w:val="00BC108D"/>
    <w:rsid w:val="00BC3813"/>
    <w:rsid w:val="00BC4379"/>
    <w:rsid w:val="00BC7808"/>
    <w:rsid w:val="00BE2231"/>
    <w:rsid w:val="00C06EBC"/>
    <w:rsid w:val="00C11CC8"/>
    <w:rsid w:val="00C25A89"/>
    <w:rsid w:val="00C25E15"/>
    <w:rsid w:val="00C27EE6"/>
    <w:rsid w:val="00C64CAE"/>
    <w:rsid w:val="00C723D2"/>
    <w:rsid w:val="00C73636"/>
    <w:rsid w:val="00C86D3F"/>
    <w:rsid w:val="00C95538"/>
    <w:rsid w:val="00CA6CCD"/>
    <w:rsid w:val="00CC3099"/>
    <w:rsid w:val="00CC50B7"/>
    <w:rsid w:val="00CE03F6"/>
    <w:rsid w:val="00D04DA5"/>
    <w:rsid w:val="00D12ABD"/>
    <w:rsid w:val="00D16F4B"/>
    <w:rsid w:val="00D2075B"/>
    <w:rsid w:val="00D27755"/>
    <w:rsid w:val="00D37CEC"/>
    <w:rsid w:val="00D41269"/>
    <w:rsid w:val="00D45007"/>
    <w:rsid w:val="00D53AFB"/>
    <w:rsid w:val="00D62C94"/>
    <w:rsid w:val="00D868FF"/>
    <w:rsid w:val="00DD16A5"/>
    <w:rsid w:val="00DD4F84"/>
    <w:rsid w:val="00DE39D8"/>
    <w:rsid w:val="00DE5614"/>
    <w:rsid w:val="00DE656A"/>
    <w:rsid w:val="00E26EC6"/>
    <w:rsid w:val="00E55A35"/>
    <w:rsid w:val="00E61151"/>
    <w:rsid w:val="00E857D6"/>
    <w:rsid w:val="00EA0163"/>
    <w:rsid w:val="00EA0C3A"/>
    <w:rsid w:val="00EB2779"/>
    <w:rsid w:val="00ED18F9"/>
    <w:rsid w:val="00ED53C9"/>
    <w:rsid w:val="00EF51D5"/>
    <w:rsid w:val="00F11191"/>
    <w:rsid w:val="00F15D81"/>
    <w:rsid w:val="00F1662D"/>
    <w:rsid w:val="00F56E6C"/>
    <w:rsid w:val="00F6025D"/>
    <w:rsid w:val="00F672B2"/>
    <w:rsid w:val="00F804AF"/>
    <w:rsid w:val="00F83D10"/>
    <w:rsid w:val="00F938E0"/>
    <w:rsid w:val="00F96457"/>
    <w:rsid w:val="00FB1F17"/>
    <w:rsid w:val="00FC4367"/>
    <w:rsid w:val="00FC51C1"/>
    <w:rsid w:val="00FD20DE"/>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C2183F"/>
  <w15:docId w15:val="{08C30FEA-19D4-4E14-A8ED-1A119F251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B45392"/>
  </w:style>
  <w:style w:type="paragraph" w:styleId="1">
    <w:name w:val="heading 1"/>
    <w:basedOn w:val="a1"/>
    <w:next w:val="a1"/>
    <w:link w:val="10"/>
    <w:qFormat/>
    <w:rsid w:val="00DE39D8"/>
    <w:pPr>
      <w:keepNext/>
      <w:spacing w:before="240" w:after="120" w:line="360" w:lineRule="auto"/>
      <w:outlineLvl w:val="0"/>
    </w:pPr>
    <w:rPr>
      <w:rFonts w:ascii="Arial" w:eastAsia="Times New Roman" w:hAnsi="Arial" w:cs="Times New Roman"/>
      <w:b/>
      <w:bCs/>
      <w:caps/>
      <w:color w:val="2C8DE6"/>
      <w:sz w:val="36"/>
      <w:szCs w:val="24"/>
      <w:lang w:val="en-GB"/>
    </w:rPr>
  </w:style>
  <w:style w:type="paragraph" w:styleId="2">
    <w:name w:val="heading 2"/>
    <w:basedOn w:val="a1"/>
    <w:next w:val="a1"/>
    <w:link w:val="20"/>
    <w:qFormat/>
    <w:rsid w:val="00DE39D8"/>
    <w:pPr>
      <w:keepNext/>
      <w:spacing w:before="240" w:after="120" w:line="360" w:lineRule="auto"/>
      <w:outlineLvl w:val="1"/>
    </w:pPr>
    <w:rPr>
      <w:rFonts w:ascii="Arial" w:eastAsia="Times New Roman" w:hAnsi="Arial" w:cs="Times New Roman"/>
      <w:b/>
      <w:sz w:val="28"/>
      <w:szCs w:val="24"/>
      <w:lang w:val="en-GB"/>
    </w:rPr>
  </w:style>
  <w:style w:type="paragraph" w:styleId="3">
    <w:name w:val="heading 3"/>
    <w:basedOn w:val="a1"/>
    <w:next w:val="a1"/>
    <w:link w:val="30"/>
    <w:qFormat/>
    <w:rsid w:val="00DE39D8"/>
    <w:pPr>
      <w:keepNext/>
      <w:spacing w:before="120" w:after="0" w:line="360" w:lineRule="auto"/>
      <w:outlineLvl w:val="2"/>
    </w:pPr>
    <w:rPr>
      <w:rFonts w:ascii="Arial" w:eastAsia="Times New Roman" w:hAnsi="Arial" w:cs="Arial"/>
      <w:b/>
      <w:bCs/>
      <w:szCs w:val="26"/>
      <w:lang w:val="en-GB"/>
    </w:rPr>
  </w:style>
  <w:style w:type="paragraph" w:styleId="4">
    <w:name w:val="heading 4"/>
    <w:basedOn w:val="a1"/>
    <w:next w:val="a1"/>
    <w:link w:val="40"/>
    <w:qFormat/>
    <w:rsid w:val="00DE39D8"/>
    <w:pPr>
      <w:keepNext/>
      <w:widowControl w:val="0"/>
      <w:snapToGrid w:val="0"/>
      <w:spacing w:after="0" w:line="360" w:lineRule="auto"/>
      <w:outlineLvl w:val="3"/>
    </w:pPr>
    <w:rPr>
      <w:rFonts w:ascii="Arial" w:eastAsia="Times New Roman" w:hAnsi="Arial" w:cs="Times New Roman"/>
      <w:b/>
      <w:sz w:val="28"/>
      <w:szCs w:val="20"/>
      <w:lang w:val="en-AU"/>
    </w:rPr>
  </w:style>
  <w:style w:type="paragraph" w:styleId="5">
    <w:name w:val="heading 5"/>
    <w:basedOn w:val="a1"/>
    <w:next w:val="a1"/>
    <w:link w:val="50"/>
    <w:qFormat/>
    <w:rsid w:val="00DE39D8"/>
    <w:pPr>
      <w:keepNext/>
      <w:widowControl w:val="0"/>
      <w:suppressAutoHyphens/>
      <w:snapToGrid w:val="0"/>
      <w:spacing w:after="0" w:line="360" w:lineRule="auto"/>
      <w:jc w:val="both"/>
      <w:outlineLvl w:val="4"/>
    </w:pPr>
    <w:rPr>
      <w:rFonts w:ascii="Arial" w:eastAsia="Times New Roman" w:hAnsi="Arial" w:cs="Times New Roman"/>
      <w:b/>
      <w:bCs/>
      <w:sz w:val="28"/>
      <w:szCs w:val="24"/>
      <w:lang w:val="en-GB"/>
    </w:rPr>
  </w:style>
  <w:style w:type="paragraph" w:styleId="6">
    <w:name w:val="heading 6"/>
    <w:basedOn w:val="a1"/>
    <w:next w:val="a1"/>
    <w:link w:val="60"/>
    <w:qFormat/>
    <w:rsid w:val="00DE39D8"/>
    <w:pPr>
      <w:keepNext/>
      <w:widowControl w:val="0"/>
      <w:snapToGrid w:val="0"/>
      <w:spacing w:after="58" w:line="360" w:lineRule="auto"/>
      <w:outlineLvl w:val="5"/>
    </w:pPr>
    <w:rPr>
      <w:rFonts w:ascii="Arial" w:eastAsia="Times New Roman" w:hAnsi="Arial" w:cs="Times New Roman"/>
      <w:b/>
      <w:sz w:val="24"/>
      <w:szCs w:val="20"/>
      <w:lang w:val="en-AU"/>
    </w:rPr>
  </w:style>
  <w:style w:type="paragraph" w:styleId="7">
    <w:name w:val="heading 7"/>
    <w:basedOn w:val="a1"/>
    <w:next w:val="a1"/>
    <w:link w:val="70"/>
    <w:qFormat/>
    <w:rsid w:val="00DE39D8"/>
    <w:pPr>
      <w:keepNext/>
      <w:widowControl w:val="0"/>
      <w:suppressAutoHyphens/>
      <w:snapToGrid w:val="0"/>
      <w:spacing w:after="0" w:line="360" w:lineRule="auto"/>
      <w:jc w:val="both"/>
      <w:outlineLvl w:val="6"/>
    </w:pPr>
    <w:rPr>
      <w:rFonts w:ascii="Arial" w:eastAsia="Times New Roman" w:hAnsi="Arial" w:cs="Times New Roman"/>
      <w:spacing w:val="-3"/>
      <w:sz w:val="28"/>
      <w:szCs w:val="20"/>
      <w:lang w:val="en-US"/>
    </w:rPr>
  </w:style>
  <w:style w:type="paragraph" w:styleId="8">
    <w:name w:val="heading 8"/>
    <w:basedOn w:val="a1"/>
    <w:next w:val="a1"/>
    <w:link w:val="80"/>
    <w:qFormat/>
    <w:rsid w:val="00DE39D8"/>
    <w:pPr>
      <w:keepNext/>
      <w:widowControl w:val="0"/>
      <w:snapToGrid w:val="0"/>
      <w:spacing w:after="0" w:line="360" w:lineRule="auto"/>
      <w:jc w:val="both"/>
      <w:outlineLvl w:val="7"/>
    </w:pPr>
    <w:rPr>
      <w:rFonts w:ascii="Arial" w:eastAsia="Times New Roman" w:hAnsi="Arial" w:cs="Times New Roman"/>
      <w:b/>
      <w:bCs/>
      <w:sz w:val="24"/>
      <w:szCs w:val="24"/>
      <w:lang w:val="en-GB"/>
    </w:rPr>
  </w:style>
  <w:style w:type="paragraph" w:styleId="9">
    <w:name w:val="heading 9"/>
    <w:basedOn w:val="a1"/>
    <w:next w:val="a1"/>
    <w:link w:val="90"/>
    <w:qFormat/>
    <w:rsid w:val="00DE39D8"/>
    <w:pPr>
      <w:keepNext/>
      <w:widowControl w:val="0"/>
      <w:spacing w:after="0" w:line="360" w:lineRule="auto"/>
      <w:ind w:left="360" w:firstLine="360"/>
      <w:jc w:val="both"/>
      <w:outlineLvl w:val="8"/>
    </w:pPr>
    <w:rPr>
      <w:rFonts w:ascii="Arial" w:eastAsia="Times New Roman" w:hAnsi="Arial" w:cs="Times New Roman"/>
      <w:sz w:val="24"/>
      <w:szCs w:val="20"/>
      <w:u w:val="single"/>
      <w:lang w:val="en-AU"/>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970F49"/>
    <w:pPr>
      <w:tabs>
        <w:tab w:val="center" w:pos="4677"/>
        <w:tab w:val="right" w:pos="9355"/>
      </w:tabs>
      <w:spacing w:after="0" w:line="240" w:lineRule="auto"/>
    </w:pPr>
  </w:style>
  <w:style w:type="character" w:customStyle="1" w:styleId="a6">
    <w:name w:val="Верхний колонтитул Знак"/>
    <w:basedOn w:val="a2"/>
    <w:link w:val="a5"/>
    <w:uiPriority w:val="99"/>
    <w:rsid w:val="00970F49"/>
  </w:style>
  <w:style w:type="paragraph" w:styleId="a7">
    <w:name w:val="footer"/>
    <w:basedOn w:val="a1"/>
    <w:link w:val="a8"/>
    <w:uiPriority w:val="99"/>
    <w:unhideWhenUsed/>
    <w:rsid w:val="00970F49"/>
    <w:pPr>
      <w:tabs>
        <w:tab w:val="center" w:pos="4677"/>
        <w:tab w:val="right" w:pos="9355"/>
      </w:tabs>
      <w:spacing w:after="0" w:line="240" w:lineRule="auto"/>
    </w:pPr>
  </w:style>
  <w:style w:type="character" w:customStyle="1" w:styleId="a8">
    <w:name w:val="Нижний колонтитул Знак"/>
    <w:basedOn w:val="a2"/>
    <w:link w:val="a7"/>
    <w:uiPriority w:val="99"/>
    <w:rsid w:val="00970F49"/>
  </w:style>
  <w:style w:type="paragraph" w:styleId="a9">
    <w:name w:val="No Spacing"/>
    <w:link w:val="aa"/>
    <w:uiPriority w:val="1"/>
    <w:qFormat/>
    <w:rsid w:val="00B45AA4"/>
    <w:pPr>
      <w:spacing w:after="0" w:line="240" w:lineRule="auto"/>
    </w:pPr>
    <w:rPr>
      <w:rFonts w:eastAsiaTheme="minorEastAsia"/>
      <w:lang w:eastAsia="ru-RU"/>
    </w:rPr>
  </w:style>
  <w:style w:type="character" w:customStyle="1" w:styleId="aa">
    <w:name w:val="Без интервала Знак"/>
    <w:basedOn w:val="a2"/>
    <w:link w:val="a9"/>
    <w:uiPriority w:val="1"/>
    <w:rsid w:val="00B45AA4"/>
    <w:rPr>
      <w:rFonts w:eastAsiaTheme="minorEastAsia"/>
      <w:lang w:eastAsia="ru-RU"/>
    </w:rPr>
  </w:style>
  <w:style w:type="character" w:styleId="ab">
    <w:name w:val="Placeholder Text"/>
    <w:basedOn w:val="a2"/>
    <w:uiPriority w:val="99"/>
    <w:semiHidden/>
    <w:rsid w:val="00832EBB"/>
    <w:rPr>
      <w:color w:val="808080"/>
    </w:rPr>
  </w:style>
  <w:style w:type="paragraph" w:styleId="ac">
    <w:name w:val="Balloon Text"/>
    <w:basedOn w:val="a1"/>
    <w:link w:val="ad"/>
    <w:unhideWhenUsed/>
    <w:rsid w:val="00DE39D8"/>
    <w:pPr>
      <w:spacing w:after="0" w:line="240" w:lineRule="auto"/>
    </w:pPr>
    <w:rPr>
      <w:rFonts w:ascii="Tahoma" w:hAnsi="Tahoma" w:cs="Tahoma"/>
      <w:sz w:val="16"/>
      <w:szCs w:val="16"/>
    </w:rPr>
  </w:style>
  <w:style w:type="character" w:customStyle="1" w:styleId="ad">
    <w:name w:val="Текст выноски Знак"/>
    <w:basedOn w:val="a2"/>
    <w:link w:val="ac"/>
    <w:rsid w:val="00DE39D8"/>
    <w:rPr>
      <w:rFonts w:ascii="Tahoma" w:hAnsi="Tahoma" w:cs="Tahoma"/>
      <w:sz w:val="16"/>
      <w:szCs w:val="16"/>
    </w:rPr>
  </w:style>
  <w:style w:type="character" w:customStyle="1" w:styleId="10">
    <w:name w:val="Заголовок 1 Знак"/>
    <w:basedOn w:val="a2"/>
    <w:link w:val="1"/>
    <w:rsid w:val="00DE39D8"/>
    <w:rPr>
      <w:rFonts w:ascii="Arial" w:eastAsia="Times New Roman" w:hAnsi="Arial" w:cs="Times New Roman"/>
      <w:b/>
      <w:bCs/>
      <w:caps/>
      <w:color w:val="2C8DE6"/>
      <w:sz w:val="36"/>
      <w:szCs w:val="24"/>
      <w:lang w:val="en-GB"/>
    </w:rPr>
  </w:style>
  <w:style w:type="character" w:customStyle="1" w:styleId="20">
    <w:name w:val="Заголовок 2 Знак"/>
    <w:basedOn w:val="a2"/>
    <w:link w:val="2"/>
    <w:rsid w:val="00DE39D8"/>
    <w:rPr>
      <w:rFonts w:ascii="Arial" w:eastAsia="Times New Roman" w:hAnsi="Arial" w:cs="Times New Roman"/>
      <w:b/>
      <w:sz w:val="28"/>
      <w:szCs w:val="24"/>
      <w:lang w:val="en-GB"/>
    </w:rPr>
  </w:style>
  <w:style w:type="character" w:customStyle="1" w:styleId="30">
    <w:name w:val="Заголовок 3 Знак"/>
    <w:basedOn w:val="a2"/>
    <w:link w:val="3"/>
    <w:rsid w:val="00DE39D8"/>
    <w:rPr>
      <w:rFonts w:ascii="Arial" w:eastAsia="Times New Roman" w:hAnsi="Arial" w:cs="Arial"/>
      <w:b/>
      <w:bCs/>
      <w:szCs w:val="26"/>
      <w:lang w:val="en-GB"/>
    </w:rPr>
  </w:style>
  <w:style w:type="character" w:customStyle="1" w:styleId="40">
    <w:name w:val="Заголовок 4 Знак"/>
    <w:basedOn w:val="a2"/>
    <w:link w:val="4"/>
    <w:rsid w:val="00DE39D8"/>
    <w:rPr>
      <w:rFonts w:ascii="Arial" w:eastAsia="Times New Roman" w:hAnsi="Arial" w:cs="Times New Roman"/>
      <w:b/>
      <w:sz w:val="28"/>
      <w:szCs w:val="20"/>
      <w:lang w:val="en-AU"/>
    </w:rPr>
  </w:style>
  <w:style w:type="character" w:customStyle="1" w:styleId="50">
    <w:name w:val="Заголовок 5 Знак"/>
    <w:basedOn w:val="a2"/>
    <w:link w:val="5"/>
    <w:rsid w:val="00DE39D8"/>
    <w:rPr>
      <w:rFonts w:ascii="Arial" w:eastAsia="Times New Roman" w:hAnsi="Arial" w:cs="Times New Roman"/>
      <w:b/>
      <w:bCs/>
      <w:sz w:val="28"/>
      <w:szCs w:val="24"/>
      <w:lang w:val="en-GB"/>
    </w:rPr>
  </w:style>
  <w:style w:type="character" w:customStyle="1" w:styleId="60">
    <w:name w:val="Заголовок 6 Знак"/>
    <w:basedOn w:val="a2"/>
    <w:link w:val="6"/>
    <w:rsid w:val="00DE39D8"/>
    <w:rPr>
      <w:rFonts w:ascii="Arial" w:eastAsia="Times New Roman" w:hAnsi="Arial" w:cs="Times New Roman"/>
      <w:b/>
      <w:sz w:val="24"/>
      <w:szCs w:val="20"/>
      <w:lang w:val="en-AU"/>
    </w:rPr>
  </w:style>
  <w:style w:type="character" w:customStyle="1" w:styleId="70">
    <w:name w:val="Заголовок 7 Знак"/>
    <w:basedOn w:val="a2"/>
    <w:link w:val="7"/>
    <w:rsid w:val="00DE39D8"/>
    <w:rPr>
      <w:rFonts w:ascii="Arial" w:eastAsia="Times New Roman" w:hAnsi="Arial" w:cs="Times New Roman"/>
      <w:spacing w:val="-3"/>
      <w:sz w:val="28"/>
      <w:szCs w:val="20"/>
      <w:lang w:val="en-US"/>
    </w:rPr>
  </w:style>
  <w:style w:type="character" w:customStyle="1" w:styleId="80">
    <w:name w:val="Заголовок 8 Знак"/>
    <w:basedOn w:val="a2"/>
    <w:link w:val="8"/>
    <w:rsid w:val="00DE39D8"/>
    <w:rPr>
      <w:rFonts w:ascii="Arial" w:eastAsia="Times New Roman" w:hAnsi="Arial" w:cs="Times New Roman"/>
      <w:b/>
      <w:bCs/>
      <w:sz w:val="24"/>
      <w:szCs w:val="24"/>
      <w:lang w:val="en-GB"/>
    </w:rPr>
  </w:style>
  <w:style w:type="character" w:customStyle="1" w:styleId="90">
    <w:name w:val="Заголовок 9 Знак"/>
    <w:basedOn w:val="a2"/>
    <w:link w:val="9"/>
    <w:rsid w:val="00DE39D8"/>
    <w:rPr>
      <w:rFonts w:ascii="Arial" w:eastAsia="Times New Roman" w:hAnsi="Arial" w:cs="Times New Roman"/>
      <w:sz w:val="24"/>
      <w:szCs w:val="20"/>
      <w:u w:val="single"/>
      <w:lang w:val="en-AU"/>
    </w:rPr>
  </w:style>
  <w:style w:type="character" w:styleId="ae">
    <w:name w:val="Hyperlink"/>
    <w:uiPriority w:val="99"/>
    <w:rsid w:val="00DE39D8"/>
    <w:rPr>
      <w:color w:val="0000FF"/>
      <w:u w:val="single"/>
    </w:rPr>
  </w:style>
  <w:style w:type="table" w:styleId="af">
    <w:name w:val="Table Grid"/>
    <w:basedOn w:val="a3"/>
    <w:rsid w:val="00DE39D8"/>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1">
    <w:name w:val="toc 1"/>
    <w:basedOn w:val="a1"/>
    <w:next w:val="a1"/>
    <w:autoRedefine/>
    <w:uiPriority w:val="39"/>
    <w:qFormat/>
    <w:rsid w:val="00DE39D8"/>
    <w:pPr>
      <w:tabs>
        <w:tab w:val="right" w:leader="dot" w:pos="9825"/>
      </w:tabs>
      <w:spacing w:after="0" w:line="360" w:lineRule="auto"/>
    </w:pPr>
    <w:rPr>
      <w:rFonts w:ascii="Arial" w:eastAsia="Times New Roman" w:hAnsi="Arial" w:cs="Times New Roman"/>
      <w:bCs/>
      <w:sz w:val="24"/>
      <w:szCs w:val="28"/>
      <w:lang w:val="en-AU"/>
    </w:rPr>
  </w:style>
  <w:style w:type="paragraph" w:customStyle="1" w:styleId="numberedlist">
    <w:name w:val="numbered list"/>
    <w:basedOn w:val="bullet"/>
    <w:rsid w:val="00DE39D8"/>
  </w:style>
  <w:style w:type="paragraph" w:customStyle="1" w:styleId="bullet">
    <w:name w:val="bullet"/>
    <w:basedOn w:val="a1"/>
    <w:rsid w:val="00DE39D8"/>
    <w:pPr>
      <w:numPr>
        <w:numId w:val="1"/>
      </w:numPr>
      <w:spacing w:after="0" w:line="360" w:lineRule="auto"/>
    </w:pPr>
    <w:rPr>
      <w:rFonts w:ascii="Arial" w:eastAsia="Times New Roman" w:hAnsi="Arial" w:cs="Times New Roman"/>
      <w:szCs w:val="24"/>
      <w:lang w:val="en-GB"/>
    </w:rPr>
  </w:style>
  <w:style w:type="character" w:styleId="af0">
    <w:name w:val="page number"/>
    <w:rsid w:val="00DE39D8"/>
    <w:rPr>
      <w:rFonts w:ascii="Arial" w:hAnsi="Arial"/>
      <w:sz w:val="16"/>
    </w:rPr>
  </w:style>
  <w:style w:type="paragraph" w:customStyle="1" w:styleId="Docsubtitle1">
    <w:name w:val="Doc subtitle1"/>
    <w:basedOn w:val="a1"/>
    <w:link w:val="Docsubtitle1Char"/>
    <w:rsid w:val="00DE39D8"/>
    <w:pPr>
      <w:spacing w:after="0" w:line="360" w:lineRule="auto"/>
    </w:pPr>
    <w:rPr>
      <w:rFonts w:ascii="Arial" w:eastAsia="Times New Roman" w:hAnsi="Arial" w:cs="Times New Roman"/>
      <w:b/>
      <w:sz w:val="28"/>
      <w:szCs w:val="24"/>
      <w:lang w:val="en-GB"/>
    </w:rPr>
  </w:style>
  <w:style w:type="paragraph" w:customStyle="1" w:styleId="Docsubtitle2">
    <w:name w:val="Doc subtitle2"/>
    <w:basedOn w:val="a1"/>
    <w:rsid w:val="00DE39D8"/>
    <w:pPr>
      <w:spacing w:after="0" w:line="360" w:lineRule="auto"/>
    </w:pPr>
    <w:rPr>
      <w:rFonts w:ascii="Arial" w:eastAsia="Times New Roman" w:hAnsi="Arial" w:cs="Times New Roman"/>
      <w:sz w:val="28"/>
      <w:szCs w:val="24"/>
      <w:lang w:val="en-GB"/>
    </w:rPr>
  </w:style>
  <w:style w:type="paragraph" w:customStyle="1" w:styleId="Doctitle">
    <w:name w:val="Doc title"/>
    <w:basedOn w:val="a1"/>
    <w:rsid w:val="00DE39D8"/>
    <w:pPr>
      <w:spacing w:after="0" w:line="360" w:lineRule="auto"/>
    </w:pPr>
    <w:rPr>
      <w:rFonts w:ascii="Arial" w:eastAsia="Times New Roman" w:hAnsi="Arial" w:cs="Times New Roman"/>
      <w:b/>
      <w:sz w:val="40"/>
      <w:szCs w:val="24"/>
      <w:lang w:val="en-GB"/>
    </w:rPr>
  </w:style>
  <w:style w:type="paragraph" w:styleId="af1">
    <w:name w:val="Body Text"/>
    <w:basedOn w:val="a1"/>
    <w:link w:val="af2"/>
    <w:semiHidden/>
    <w:rsid w:val="00DE39D8"/>
    <w:pPr>
      <w:widowControl w:val="0"/>
      <w:snapToGrid w:val="0"/>
      <w:spacing w:after="0" w:line="360" w:lineRule="auto"/>
      <w:jc w:val="both"/>
    </w:pPr>
    <w:rPr>
      <w:rFonts w:ascii="Arial" w:eastAsia="Times New Roman" w:hAnsi="Arial" w:cs="Times New Roman"/>
      <w:sz w:val="24"/>
      <w:szCs w:val="20"/>
      <w:lang w:val="en-AU"/>
    </w:rPr>
  </w:style>
  <w:style w:type="character" w:customStyle="1" w:styleId="af2">
    <w:name w:val="Основной текст Знак"/>
    <w:basedOn w:val="a2"/>
    <w:link w:val="af1"/>
    <w:semiHidden/>
    <w:rsid w:val="00DE39D8"/>
    <w:rPr>
      <w:rFonts w:ascii="Arial" w:eastAsia="Times New Roman" w:hAnsi="Arial" w:cs="Times New Roman"/>
      <w:sz w:val="24"/>
      <w:szCs w:val="20"/>
      <w:lang w:val="en-AU"/>
    </w:rPr>
  </w:style>
  <w:style w:type="paragraph" w:styleId="21">
    <w:name w:val="Body Text Indent 2"/>
    <w:basedOn w:val="a1"/>
    <w:link w:val="22"/>
    <w:semiHidden/>
    <w:rsid w:val="00DE39D8"/>
    <w:pPr>
      <w:spacing w:after="0" w:line="360" w:lineRule="auto"/>
      <w:ind w:left="720"/>
    </w:pPr>
    <w:rPr>
      <w:rFonts w:ascii="Arial" w:eastAsia="Times New Roman" w:hAnsi="Arial" w:cs="Times New Roman"/>
      <w:sz w:val="24"/>
      <w:szCs w:val="20"/>
      <w:lang w:val="en-US"/>
    </w:rPr>
  </w:style>
  <w:style w:type="character" w:customStyle="1" w:styleId="22">
    <w:name w:val="Основной текст с отступом 2 Знак"/>
    <w:basedOn w:val="a2"/>
    <w:link w:val="21"/>
    <w:semiHidden/>
    <w:rsid w:val="00DE39D8"/>
    <w:rPr>
      <w:rFonts w:ascii="Arial" w:eastAsia="Times New Roman" w:hAnsi="Arial" w:cs="Times New Roman"/>
      <w:sz w:val="24"/>
      <w:szCs w:val="20"/>
      <w:lang w:val="en-US"/>
    </w:rPr>
  </w:style>
  <w:style w:type="paragraph" w:styleId="23">
    <w:name w:val="Body Text 2"/>
    <w:basedOn w:val="a1"/>
    <w:link w:val="24"/>
    <w:semiHidden/>
    <w:rsid w:val="00DE39D8"/>
    <w:pPr>
      <w:widowControl w:val="0"/>
      <w:suppressAutoHyphens/>
      <w:snapToGrid w:val="0"/>
      <w:spacing w:after="0" w:line="360" w:lineRule="auto"/>
      <w:jc w:val="both"/>
    </w:pPr>
    <w:rPr>
      <w:rFonts w:ascii="Arial" w:eastAsia="Times New Roman" w:hAnsi="Arial" w:cs="Times New Roman"/>
      <w:spacing w:val="-3"/>
      <w:szCs w:val="20"/>
      <w:lang w:val="en-US"/>
    </w:rPr>
  </w:style>
  <w:style w:type="character" w:customStyle="1" w:styleId="24">
    <w:name w:val="Основной текст 2 Знак"/>
    <w:basedOn w:val="a2"/>
    <w:link w:val="23"/>
    <w:semiHidden/>
    <w:rsid w:val="00DE39D8"/>
    <w:rPr>
      <w:rFonts w:ascii="Arial" w:eastAsia="Times New Roman" w:hAnsi="Arial" w:cs="Times New Roman"/>
      <w:spacing w:val="-3"/>
      <w:szCs w:val="20"/>
      <w:lang w:val="en-US"/>
    </w:rPr>
  </w:style>
  <w:style w:type="paragraph" w:styleId="af3">
    <w:name w:val="caption"/>
    <w:basedOn w:val="a1"/>
    <w:next w:val="a1"/>
    <w:qFormat/>
    <w:rsid w:val="00DE39D8"/>
    <w:pPr>
      <w:widowControl w:val="0"/>
      <w:spacing w:before="240" w:after="0" w:line="360" w:lineRule="auto"/>
      <w:jc w:val="center"/>
    </w:pPr>
    <w:rPr>
      <w:rFonts w:ascii="Arial" w:eastAsia="Times New Roman" w:hAnsi="Arial" w:cs="Times New Roman"/>
      <w:b/>
      <w:sz w:val="36"/>
      <w:szCs w:val="20"/>
      <w:lang w:val="en-AU"/>
    </w:rPr>
  </w:style>
  <w:style w:type="paragraph" w:customStyle="1" w:styleId="12">
    <w:name w:val="Абзац списка1"/>
    <w:basedOn w:val="a1"/>
    <w:rsid w:val="00DE39D8"/>
    <w:pPr>
      <w:spacing w:after="0" w:line="360" w:lineRule="auto"/>
      <w:ind w:left="720"/>
    </w:pPr>
    <w:rPr>
      <w:rFonts w:ascii="Arial" w:eastAsia="Times New Roman" w:hAnsi="Arial" w:cs="Times New Roman"/>
      <w:szCs w:val="24"/>
      <w:lang w:val="en-GB"/>
    </w:rPr>
  </w:style>
  <w:style w:type="character" w:customStyle="1" w:styleId="Docsubtitle1Char">
    <w:name w:val="Doc subtitle1 Char"/>
    <w:link w:val="Docsubtitle1"/>
    <w:locked/>
    <w:rsid w:val="00DE39D8"/>
    <w:rPr>
      <w:rFonts w:ascii="Arial" w:eastAsia="Times New Roman" w:hAnsi="Arial" w:cs="Times New Roman"/>
      <w:b/>
      <w:sz w:val="28"/>
      <w:szCs w:val="24"/>
      <w:lang w:val="en-GB"/>
    </w:rPr>
  </w:style>
  <w:style w:type="paragraph" w:styleId="af4">
    <w:name w:val="footnote text"/>
    <w:basedOn w:val="a1"/>
    <w:link w:val="af5"/>
    <w:rsid w:val="00DE39D8"/>
    <w:pPr>
      <w:spacing w:after="0" w:line="360" w:lineRule="auto"/>
    </w:pPr>
    <w:rPr>
      <w:rFonts w:ascii="Times New Roman" w:eastAsia="Times New Roman" w:hAnsi="Times New Roman" w:cs="Times New Roman"/>
      <w:szCs w:val="20"/>
      <w:lang w:eastAsia="ru-RU"/>
    </w:rPr>
  </w:style>
  <w:style w:type="character" w:customStyle="1" w:styleId="af5">
    <w:name w:val="Текст сноски Знак"/>
    <w:basedOn w:val="a2"/>
    <w:link w:val="af4"/>
    <w:rsid w:val="00DE39D8"/>
    <w:rPr>
      <w:rFonts w:ascii="Times New Roman" w:eastAsia="Times New Roman" w:hAnsi="Times New Roman" w:cs="Times New Roman"/>
      <w:szCs w:val="20"/>
      <w:lang w:eastAsia="ru-RU"/>
    </w:rPr>
  </w:style>
  <w:style w:type="character" w:styleId="af6">
    <w:name w:val="footnote reference"/>
    <w:rsid w:val="00DE39D8"/>
    <w:rPr>
      <w:vertAlign w:val="superscript"/>
    </w:rPr>
  </w:style>
  <w:style w:type="character" w:styleId="af7">
    <w:name w:val="FollowedHyperlink"/>
    <w:rsid w:val="00DE39D8"/>
    <w:rPr>
      <w:color w:val="800080"/>
      <w:u w:val="single"/>
    </w:rPr>
  </w:style>
  <w:style w:type="paragraph" w:customStyle="1" w:styleId="a">
    <w:name w:val="цветной текст"/>
    <w:basedOn w:val="a1"/>
    <w:qFormat/>
    <w:rsid w:val="00DE39D8"/>
    <w:pPr>
      <w:numPr>
        <w:numId w:val="3"/>
      </w:numPr>
      <w:spacing w:after="0" w:line="360" w:lineRule="auto"/>
      <w:jc w:val="both"/>
    </w:pPr>
    <w:rPr>
      <w:rFonts w:ascii="Times New Roman" w:eastAsia="Times New Roman" w:hAnsi="Times New Roman" w:cs="Times New Roman"/>
      <w:color w:val="2C8DE6"/>
      <w:szCs w:val="20"/>
      <w:lang w:eastAsia="ru-RU"/>
    </w:rPr>
  </w:style>
  <w:style w:type="paragraph" w:customStyle="1" w:styleId="538552DCBB0F4C4BB087ED922D6A6322">
    <w:name w:val="538552DCBB0F4C4BB087ED922D6A6322"/>
    <w:rsid w:val="00DE39D8"/>
    <w:pPr>
      <w:spacing w:after="200" w:line="276" w:lineRule="auto"/>
    </w:pPr>
    <w:rPr>
      <w:rFonts w:ascii="Calibri" w:eastAsia="Times New Roman" w:hAnsi="Calibri" w:cs="Times New Roman"/>
      <w:lang w:eastAsia="ru-RU"/>
    </w:rPr>
  </w:style>
  <w:style w:type="paragraph" w:customStyle="1" w:styleId="af8">
    <w:name w:val="выделение цвет"/>
    <w:basedOn w:val="a1"/>
    <w:link w:val="af9"/>
    <w:rsid w:val="00DE39D8"/>
    <w:pPr>
      <w:spacing w:after="0" w:line="360" w:lineRule="auto"/>
      <w:jc w:val="both"/>
    </w:pPr>
    <w:rPr>
      <w:rFonts w:ascii="Times New Roman" w:eastAsia="Times New Roman" w:hAnsi="Times New Roman" w:cs="Times New Roman"/>
      <w:b/>
      <w:color w:val="2C8DE6"/>
      <w:szCs w:val="20"/>
      <w:u w:val="single"/>
      <w:lang w:eastAsia="ru-RU"/>
    </w:rPr>
  </w:style>
  <w:style w:type="character" w:customStyle="1" w:styleId="afa">
    <w:name w:val="цвет в таблице"/>
    <w:rsid w:val="00DE39D8"/>
    <w:rPr>
      <w:color w:val="2C8DE6"/>
    </w:rPr>
  </w:style>
  <w:style w:type="paragraph" w:styleId="afb">
    <w:name w:val="TOC Heading"/>
    <w:basedOn w:val="1"/>
    <w:next w:val="a1"/>
    <w:uiPriority w:val="39"/>
    <w:semiHidden/>
    <w:unhideWhenUsed/>
    <w:qFormat/>
    <w:rsid w:val="00DE39D8"/>
    <w:pPr>
      <w:keepLines/>
      <w:spacing w:before="480" w:after="0" w:line="276" w:lineRule="auto"/>
      <w:outlineLvl w:val="9"/>
    </w:pPr>
    <w:rPr>
      <w:rFonts w:ascii="Cambria" w:hAnsi="Cambria"/>
      <w:caps w:val="0"/>
      <w:color w:val="365F91"/>
      <w:sz w:val="28"/>
      <w:szCs w:val="28"/>
      <w:lang w:val="ru-RU" w:eastAsia="ru-RU"/>
    </w:rPr>
  </w:style>
  <w:style w:type="paragraph" w:styleId="25">
    <w:name w:val="toc 2"/>
    <w:basedOn w:val="a1"/>
    <w:next w:val="a1"/>
    <w:autoRedefine/>
    <w:uiPriority w:val="39"/>
    <w:qFormat/>
    <w:rsid w:val="00DE39D8"/>
    <w:pPr>
      <w:spacing w:after="0" w:line="360" w:lineRule="auto"/>
      <w:ind w:left="220"/>
    </w:pPr>
    <w:rPr>
      <w:rFonts w:ascii="Times New Roman" w:eastAsia="Times New Roman" w:hAnsi="Times New Roman" w:cs="Times New Roman"/>
      <w:szCs w:val="20"/>
      <w:lang w:eastAsia="ru-RU"/>
    </w:rPr>
  </w:style>
  <w:style w:type="paragraph" w:styleId="31">
    <w:name w:val="toc 3"/>
    <w:basedOn w:val="a1"/>
    <w:next w:val="a1"/>
    <w:autoRedefine/>
    <w:uiPriority w:val="39"/>
    <w:unhideWhenUsed/>
    <w:qFormat/>
    <w:rsid w:val="00DE39D8"/>
    <w:pPr>
      <w:spacing w:after="100" w:line="276" w:lineRule="auto"/>
      <w:ind w:left="440"/>
    </w:pPr>
    <w:rPr>
      <w:rFonts w:ascii="Calibri" w:eastAsia="Times New Roman" w:hAnsi="Calibri" w:cs="Times New Roman"/>
      <w:lang w:eastAsia="ru-RU"/>
    </w:rPr>
  </w:style>
  <w:style w:type="paragraph" w:customStyle="1" w:styleId="-1">
    <w:name w:val="!Заголовок-1"/>
    <w:basedOn w:val="1"/>
    <w:link w:val="-10"/>
    <w:qFormat/>
    <w:rsid w:val="00DE39D8"/>
    <w:rPr>
      <w:lang w:val="ru-RU"/>
    </w:rPr>
  </w:style>
  <w:style w:type="paragraph" w:customStyle="1" w:styleId="-2">
    <w:name w:val="!заголовок-2"/>
    <w:basedOn w:val="2"/>
    <w:link w:val="-20"/>
    <w:qFormat/>
    <w:rsid w:val="00DE39D8"/>
    <w:rPr>
      <w:lang w:val="ru-RU"/>
    </w:rPr>
  </w:style>
  <w:style w:type="character" w:customStyle="1" w:styleId="-10">
    <w:name w:val="!Заголовок-1 Знак"/>
    <w:link w:val="-1"/>
    <w:rsid w:val="00DE39D8"/>
    <w:rPr>
      <w:rFonts w:ascii="Arial" w:eastAsia="Times New Roman" w:hAnsi="Arial" w:cs="Times New Roman"/>
      <w:b/>
      <w:bCs/>
      <w:caps/>
      <w:color w:val="2C8DE6"/>
      <w:sz w:val="36"/>
      <w:szCs w:val="24"/>
    </w:rPr>
  </w:style>
  <w:style w:type="paragraph" w:customStyle="1" w:styleId="afc">
    <w:name w:val="!Текст"/>
    <w:basedOn w:val="a1"/>
    <w:link w:val="afd"/>
    <w:qFormat/>
    <w:rsid w:val="00DE39D8"/>
    <w:pPr>
      <w:spacing w:after="0" w:line="360" w:lineRule="auto"/>
      <w:jc w:val="both"/>
    </w:pPr>
    <w:rPr>
      <w:rFonts w:ascii="Times New Roman" w:eastAsia="Times New Roman" w:hAnsi="Times New Roman" w:cs="Times New Roman"/>
      <w:szCs w:val="20"/>
      <w:lang w:eastAsia="ru-RU"/>
    </w:rPr>
  </w:style>
  <w:style w:type="character" w:customStyle="1" w:styleId="-20">
    <w:name w:val="!заголовок-2 Знак"/>
    <w:link w:val="-2"/>
    <w:rsid w:val="00DE39D8"/>
    <w:rPr>
      <w:rFonts w:ascii="Arial" w:eastAsia="Times New Roman" w:hAnsi="Arial" w:cs="Times New Roman"/>
      <w:b/>
      <w:sz w:val="28"/>
      <w:szCs w:val="24"/>
    </w:rPr>
  </w:style>
  <w:style w:type="paragraph" w:customStyle="1" w:styleId="afe">
    <w:name w:val="!Синий заголовок текста"/>
    <w:basedOn w:val="af8"/>
    <w:link w:val="aff"/>
    <w:qFormat/>
    <w:rsid w:val="00DE39D8"/>
  </w:style>
  <w:style w:type="character" w:customStyle="1" w:styleId="afd">
    <w:name w:val="!Текст Знак"/>
    <w:link w:val="afc"/>
    <w:rsid w:val="00DE39D8"/>
    <w:rPr>
      <w:rFonts w:ascii="Times New Roman" w:eastAsia="Times New Roman" w:hAnsi="Times New Roman" w:cs="Times New Roman"/>
      <w:szCs w:val="20"/>
      <w:lang w:eastAsia="ru-RU"/>
    </w:rPr>
  </w:style>
  <w:style w:type="paragraph" w:customStyle="1" w:styleId="a0">
    <w:name w:val="!Список с точками"/>
    <w:basedOn w:val="a1"/>
    <w:link w:val="aff0"/>
    <w:qFormat/>
    <w:rsid w:val="00DE39D8"/>
    <w:pPr>
      <w:numPr>
        <w:numId w:val="2"/>
      </w:numPr>
      <w:spacing w:after="0" w:line="360" w:lineRule="auto"/>
      <w:jc w:val="both"/>
    </w:pPr>
    <w:rPr>
      <w:rFonts w:ascii="Times New Roman" w:eastAsia="Times New Roman" w:hAnsi="Times New Roman" w:cs="Times New Roman"/>
      <w:szCs w:val="20"/>
      <w:lang w:eastAsia="ru-RU"/>
    </w:rPr>
  </w:style>
  <w:style w:type="character" w:customStyle="1" w:styleId="af9">
    <w:name w:val="выделение цвет Знак"/>
    <w:link w:val="af8"/>
    <w:rsid w:val="00DE39D8"/>
    <w:rPr>
      <w:rFonts w:ascii="Times New Roman" w:eastAsia="Times New Roman" w:hAnsi="Times New Roman" w:cs="Times New Roman"/>
      <w:b/>
      <w:color w:val="2C8DE6"/>
      <w:szCs w:val="20"/>
      <w:u w:val="single"/>
      <w:lang w:eastAsia="ru-RU"/>
    </w:rPr>
  </w:style>
  <w:style w:type="character" w:customStyle="1" w:styleId="aff">
    <w:name w:val="!Синий заголовок текста Знак"/>
    <w:link w:val="afe"/>
    <w:rsid w:val="00DE39D8"/>
    <w:rPr>
      <w:rFonts w:ascii="Times New Roman" w:eastAsia="Times New Roman" w:hAnsi="Times New Roman" w:cs="Times New Roman"/>
      <w:b/>
      <w:color w:val="2C8DE6"/>
      <w:szCs w:val="20"/>
      <w:u w:val="single"/>
      <w:lang w:eastAsia="ru-RU"/>
    </w:rPr>
  </w:style>
  <w:style w:type="paragraph" w:styleId="aff1">
    <w:name w:val="List Paragraph"/>
    <w:basedOn w:val="a1"/>
    <w:uiPriority w:val="34"/>
    <w:qFormat/>
    <w:rsid w:val="00DE39D8"/>
    <w:pPr>
      <w:spacing w:after="200" w:line="276" w:lineRule="auto"/>
      <w:ind w:left="720"/>
      <w:contextualSpacing/>
    </w:pPr>
    <w:rPr>
      <w:rFonts w:ascii="Calibri" w:eastAsia="Calibri" w:hAnsi="Calibri" w:cs="Times New Roman"/>
    </w:rPr>
  </w:style>
  <w:style w:type="character" w:customStyle="1" w:styleId="aff0">
    <w:name w:val="!Список с точками Знак"/>
    <w:link w:val="a0"/>
    <w:rsid w:val="00DE39D8"/>
    <w:rPr>
      <w:rFonts w:ascii="Times New Roman" w:eastAsia="Times New Roman" w:hAnsi="Times New Roman" w:cs="Times New Roman"/>
      <w:szCs w:val="20"/>
      <w:lang w:eastAsia="ru-RU"/>
    </w:rPr>
  </w:style>
  <w:style w:type="paragraph" w:customStyle="1" w:styleId="aff2">
    <w:name w:val="Базовый"/>
    <w:rsid w:val="00DE39D8"/>
    <w:pPr>
      <w:suppressAutoHyphens/>
      <w:spacing w:after="200" w:line="276" w:lineRule="auto"/>
    </w:pPr>
    <w:rPr>
      <w:rFonts w:ascii="Times New Roman" w:eastAsia="DejaVu Sans" w:hAnsi="Times New Roman" w:cs="Times New Roman"/>
      <w:sz w:val="24"/>
      <w:szCs w:val="24"/>
    </w:rPr>
  </w:style>
  <w:style w:type="character" w:customStyle="1" w:styleId="-">
    <w:name w:val="Интернет-ссылка"/>
    <w:rsid w:val="00DE39D8"/>
    <w:rPr>
      <w:color w:val="0000FF"/>
      <w:u w:val="single"/>
      <w:lang w:val="ru-RU" w:eastAsia="ru-RU" w:bidi="ru-RU"/>
    </w:rPr>
  </w:style>
  <w:style w:type="character" w:styleId="aff3">
    <w:name w:val="annotation reference"/>
    <w:basedOn w:val="a2"/>
    <w:semiHidden/>
    <w:unhideWhenUsed/>
    <w:rsid w:val="00DE39D8"/>
    <w:rPr>
      <w:sz w:val="16"/>
      <w:szCs w:val="16"/>
    </w:rPr>
  </w:style>
  <w:style w:type="paragraph" w:styleId="aff4">
    <w:name w:val="annotation text"/>
    <w:basedOn w:val="a1"/>
    <w:link w:val="aff5"/>
    <w:semiHidden/>
    <w:unhideWhenUsed/>
    <w:rsid w:val="00DE39D8"/>
    <w:pPr>
      <w:spacing w:after="0" w:line="240" w:lineRule="auto"/>
    </w:pPr>
    <w:rPr>
      <w:rFonts w:ascii="Times New Roman" w:eastAsia="Times New Roman" w:hAnsi="Times New Roman" w:cs="Times New Roman"/>
      <w:sz w:val="20"/>
      <w:szCs w:val="20"/>
      <w:lang w:eastAsia="ru-RU"/>
    </w:rPr>
  </w:style>
  <w:style w:type="character" w:customStyle="1" w:styleId="aff5">
    <w:name w:val="Текст примечания Знак"/>
    <w:basedOn w:val="a2"/>
    <w:link w:val="aff4"/>
    <w:semiHidden/>
    <w:rsid w:val="00DE39D8"/>
    <w:rPr>
      <w:rFonts w:ascii="Times New Roman" w:eastAsia="Times New Roman" w:hAnsi="Times New Roman" w:cs="Times New Roman"/>
      <w:sz w:val="20"/>
      <w:szCs w:val="20"/>
      <w:lang w:eastAsia="ru-RU"/>
    </w:rPr>
  </w:style>
  <w:style w:type="paragraph" w:styleId="aff6">
    <w:name w:val="annotation subject"/>
    <w:basedOn w:val="aff4"/>
    <w:next w:val="aff4"/>
    <w:link w:val="aff7"/>
    <w:semiHidden/>
    <w:unhideWhenUsed/>
    <w:rsid w:val="00DE39D8"/>
    <w:rPr>
      <w:b/>
      <w:bCs/>
    </w:rPr>
  </w:style>
  <w:style w:type="character" w:customStyle="1" w:styleId="aff7">
    <w:name w:val="Тема примечания Знак"/>
    <w:basedOn w:val="aff5"/>
    <w:link w:val="aff6"/>
    <w:semiHidden/>
    <w:rsid w:val="00DE39D8"/>
    <w:rPr>
      <w:rFonts w:ascii="Times New Roman" w:eastAsia="Times New Roman" w:hAnsi="Times New Roman" w:cs="Times New Roman"/>
      <w:b/>
      <w:bCs/>
      <w:sz w:val="20"/>
      <w:szCs w:val="20"/>
      <w:lang w:eastAsia="ru-RU"/>
    </w:rPr>
  </w:style>
  <w:style w:type="paragraph" w:customStyle="1" w:styleId="ListaBlack">
    <w:name w:val="Lista Black"/>
    <w:basedOn w:val="af1"/>
    <w:uiPriority w:val="1"/>
    <w:qFormat/>
    <w:rsid w:val="00DE39D8"/>
    <w:pPr>
      <w:keepNext/>
      <w:numPr>
        <w:numId w:val="8"/>
      </w:numPr>
      <w:snapToGrid/>
      <w:spacing w:after="120" w:line="240" w:lineRule="auto"/>
      <w:jc w:val="left"/>
    </w:pPr>
    <w:rPr>
      <w:rFonts w:ascii="Calibri" w:eastAsia="FrutigerLTStd-Light" w:hAnsi="Calibri" w:cstheme="minorBidi"/>
      <w:sz w:val="20"/>
      <w:lang w:val="en-US"/>
    </w:rPr>
  </w:style>
  <w:style w:type="character" w:customStyle="1" w:styleId="14">
    <w:name w:val="Основной текст (14)_"/>
    <w:basedOn w:val="a2"/>
    <w:link w:val="143"/>
    <w:rsid w:val="00E857D6"/>
    <w:rPr>
      <w:rFonts w:ascii="Segoe UI" w:eastAsia="Segoe UI" w:hAnsi="Segoe UI" w:cs="Segoe UI"/>
      <w:sz w:val="19"/>
      <w:szCs w:val="19"/>
      <w:shd w:val="clear" w:color="auto" w:fill="FFFFFF"/>
    </w:rPr>
  </w:style>
  <w:style w:type="paragraph" w:customStyle="1" w:styleId="143">
    <w:name w:val="Основной текст (14)_3"/>
    <w:basedOn w:val="a1"/>
    <w:link w:val="14"/>
    <w:rsid w:val="00E857D6"/>
    <w:pPr>
      <w:widowControl w:val="0"/>
      <w:shd w:val="clear" w:color="auto" w:fill="FFFFFF"/>
      <w:spacing w:after="0" w:line="264" w:lineRule="exact"/>
      <w:ind w:hanging="600"/>
    </w:pPr>
    <w:rPr>
      <w:rFonts w:ascii="Segoe UI" w:eastAsia="Segoe UI" w:hAnsi="Segoe UI" w:cs="Segoe UI"/>
      <w:sz w:val="19"/>
      <w:szCs w:val="19"/>
    </w:rPr>
  </w:style>
  <w:style w:type="table" w:customStyle="1" w:styleId="13">
    <w:name w:val="Сетка таблицы1"/>
    <w:basedOn w:val="a3"/>
    <w:next w:val="af"/>
    <w:rsid w:val="0036774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
    <w:name w:val="Сетка таблицы2"/>
    <w:basedOn w:val="a3"/>
    <w:next w:val="af"/>
    <w:rsid w:val="0036774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7">
    <w:name w:val="Основной текст (2)_"/>
    <w:basedOn w:val="a2"/>
    <w:link w:val="210"/>
    <w:uiPriority w:val="99"/>
    <w:locked/>
    <w:rsid w:val="00AE5FD8"/>
    <w:rPr>
      <w:rFonts w:ascii="Times New Roman" w:hAnsi="Times New Roman" w:cs="Times New Roman"/>
      <w:b/>
      <w:bCs/>
      <w:shd w:val="clear" w:color="auto" w:fill="FFFFFF"/>
    </w:rPr>
  </w:style>
  <w:style w:type="paragraph" w:customStyle="1" w:styleId="210">
    <w:name w:val="Основной текст (2)1"/>
    <w:basedOn w:val="a1"/>
    <w:link w:val="27"/>
    <w:uiPriority w:val="99"/>
    <w:rsid w:val="00AE5FD8"/>
    <w:pPr>
      <w:widowControl w:val="0"/>
      <w:shd w:val="clear" w:color="auto" w:fill="FFFFFF"/>
      <w:spacing w:after="60" w:line="240" w:lineRule="atLeast"/>
      <w:jc w:val="center"/>
    </w:pPr>
    <w:rPr>
      <w:rFonts w:ascii="Times New Roman" w:hAnsi="Times New Roman" w:cs="Times New Roman"/>
      <w:b/>
      <w:bCs/>
    </w:rPr>
  </w:style>
  <w:style w:type="character" w:styleId="aff8">
    <w:name w:val="Strong"/>
    <w:basedOn w:val="a2"/>
    <w:uiPriority w:val="22"/>
    <w:qFormat/>
    <w:rsid w:val="00742B7A"/>
    <w:rPr>
      <w:b/>
      <w:bCs/>
    </w:rPr>
  </w:style>
  <w:style w:type="character" w:styleId="aff9">
    <w:name w:val="Emphasis"/>
    <w:basedOn w:val="a2"/>
    <w:uiPriority w:val="20"/>
    <w:qFormat/>
    <w:rsid w:val="00742B7A"/>
    <w:rPr>
      <w:i/>
      <w:iCs/>
    </w:rPr>
  </w:style>
  <w:style w:type="character" w:customStyle="1" w:styleId="affa">
    <w:name w:val="Основной текст_"/>
    <w:basedOn w:val="a2"/>
    <w:link w:val="15"/>
    <w:rsid w:val="00C25A89"/>
    <w:rPr>
      <w:rFonts w:ascii="Times New Roman" w:eastAsia="Times New Roman" w:hAnsi="Times New Roman" w:cs="Times New Roman"/>
      <w:sz w:val="20"/>
      <w:szCs w:val="20"/>
      <w:shd w:val="clear" w:color="auto" w:fill="FFFFFF"/>
    </w:rPr>
  </w:style>
  <w:style w:type="character" w:customStyle="1" w:styleId="MicrosoftSansSerif11pt0pt">
    <w:name w:val="Основной текст + Microsoft Sans Serif;11 pt;Интервал 0 pt"/>
    <w:basedOn w:val="affa"/>
    <w:rsid w:val="00C25A89"/>
    <w:rPr>
      <w:rFonts w:ascii="Microsoft Sans Serif" w:eastAsia="Microsoft Sans Serif" w:hAnsi="Microsoft Sans Serif" w:cs="Microsoft Sans Serif"/>
      <w:color w:val="000000"/>
      <w:spacing w:val="4"/>
      <w:w w:val="100"/>
      <w:position w:val="0"/>
      <w:sz w:val="22"/>
      <w:szCs w:val="22"/>
      <w:shd w:val="clear" w:color="auto" w:fill="FFFFFF"/>
      <w:lang w:val="ru-RU"/>
    </w:rPr>
  </w:style>
  <w:style w:type="character" w:customStyle="1" w:styleId="MicrosoftSansSerif105pt0pt">
    <w:name w:val="Основной текст + Microsoft Sans Serif;10;5 pt;Интервал 0 pt"/>
    <w:basedOn w:val="affa"/>
    <w:rsid w:val="00C25A89"/>
    <w:rPr>
      <w:rFonts w:ascii="Microsoft Sans Serif" w:eastAsia="Microsoft Sans Serif" w:hAnsi="Microsoft Sans Serif" w:cs="Microsoft Sans Serif"/>
      <w:color w:val="000000"/>
      <w:spacing w:val="8"/>
      <w:w w:val="100"/>
      <w:position w:val="0"/>
      <w:sz w:val="21"/>
      <w:szCs w:val="21"/>
      <w:shd w:val="clear" w:color="auto" w:fill="FFFFFF"/>
      <w:lang w:val="ru-RU"/>
    </w:rPr>
  </w:style>
  <w:style w:type="paragraph" w:customStyle="1" w:styleId="15">
    <w:name w:val="Основной текст1"/>
    <w:basedOn w:val="a1"/>
    <w:link w:val="affa"/>
    <w:rsid w:val="00C25A89"/>
    <w:pPr>
      <w:widowControl w:val="0"/>
      <w:shd w:val="clear" w:color="auto" w:fill="FFFFFF"/>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5608505">
      <w:bodyDiv w:val="1"/>
      <w:marLeft w:val="0"/>
      <w:marRight w:val="0"/>
      <w:marTop w:val="0"/>
      <w:marBottom w:val="0"/>
      <w:divBdr>
        <w:top w:val="none" w:sz="0" w:space="0" w:color="auto"/>
        <w:left w:val="none" w:sz="0" w:space="0" w:color="auto"/>
        <w:bottom w:val="none" w:sz="0" w:space="0" w:color="auto"/>
        <w:right w:val="none" w:sz="0" w:space="0" w:color="auto"/>
      </w:divBdr>
      <w:divsChild>
        <w:div w:id="86465176">
          <w:marLeft w:val="0"/>
          <w:marRight w:val="0"/>
          <w:marTop w:val="0"/>
          <w:marBottom w:val="0"/>
          <w:divBdr>
            <w:top w:val="none" w:sz="0" w:space="0" w:color="auto"/>
            <w:left w:val="none" w:sz="0" w:space="0" w:color="auto"/>
            <w:bottom w:val="none" w:sz="0" w:space="0" w:color="auto"/>
            <w:right w:val="none" w:sz="0" w:space="0" w:color="auto"/>
          </w:divBdr>
        </w:div>
        <w:div w:id="135417495">
          <w:marLeft w:val="0"/>
          <w:marRight w:val="0"/>
          <w:marTop w:val="0"/>
          <w:marBottom w:val="0"/>
          <w:divBdr>
            <w:top w:val="none" w:sz="0" w:space="0" w:color="auto"/>
            <w:left w:val="none" w:sz="0" w:space="0" w:color="auto"/>
            <w:bottom w:val="none" w:sz="0" w:space="0" w:color="auto"/>
            <w:right w:val="none" w:sz="0" w:space="0" w:color="auto"/>
          </w:divBdr>
        </w:div>
        <w:div w:id="142427305">
          <w:marLeft w:val="0"/>
          <w:marRight w:val="0"/>
          <w:marTop w:val="0"/>
          <w:marBottom w:val="0"/>
          <w:divBdr>
            <w:top w:val="none" w:sz="0" w:space="0" w:color="auto"/>
            <w:left w:val="none" w:sz="0" w:space="0" w:color="auto"/>
            <w:bottom w:val="none" w:sz="0" w:space="0" w:color="auto"/>
            <w:right w:val="none" w:sz="0" w:space="0" w:color="auto"/>
          </w:divBdr>
        </w:div>
        <w:div w:id="518546155">
          <w:marLeft w:val="0"/>
          <w:marRight w:val="0"/>
          <w:marTop w:val="0"/>
          <w:marBottom w:val="0"/>
          <w:divBdr>
            <w:top w:val="none" w:sz="0" w:space="0" w:color="auto"/>
            <w:left w:val="none" w:sz="0" w:space="0" w:color="auto"/>
            <w:bottom w:val="none" w:sz="0" w:space="0" w:color="auto"/>
            <w:right w:val="none" w:sz="0" w:space="0" w:color="auto"/>
          </w:divBdr>
        </w:div>
        <w:div w:id="614675521">
          <w:marLeft w:val="0"/>
          <w:marRight w:val="0"/>
          <w:marTop w:val="0"/>
          <w:marBottom w:val="0"/>
          <w:divBdr>
            <w:top w:val="none" w:sz="0" w:space="0" w:color="auto"/>
            <w:left w:val="none" w:sz="0" w:space="0" w:color="auto"/>
            <w:bottom w:val="none" w:sz="0" w:space="0" w:color="auto"/>
            <w:right w:val="none" w:sz="0" w:space="0" w:color="auto"/>
          </w:divBdr>
        </w:div>
        <w:div w:id="625045483">
          <w:marLeft w:val="0"/>
          <w:marRight w:val="0"/>
          <w:marTop w:val="0"/>
          <w:marBottom w:val="0"/>
          <w:divBdr>
            <w:top w:val="none" w:sz="0" w:space="0" w:color="auto"/>
            <w:left w:val="none" w:sz="0" w:space="0" w:color="auto"/>
            <w:bottom w:val="none" w:sz="0" w:space="0" w:color="auto"/>
            <w:right w:val="none" w:sz="0" w:space="0" w:color="auto"/>
          </w:divBdr>
        </w:div>
        <w:div w:id="627207350">
          <w:marLeft w:val="0"/>
          <w:marRight w:val="0"/>
          <w:marTop w:val="0"/>
          <w:marBottom w:val="0"/>
          <w:divBdr>
            <w:top w:val="none" w:sz="0" w:space="0" w:color="auto"/>
            <w:left w:val="none" w:sz="0" w:space="0" w:color="auto"/>
            <w:bottom w:val="none" w:sz="0" w:space="0" w:color="auto"/>
            <w:right w:val="none" w:sz="0" w:space="0" w:color="auto"/>
          </w:divBdr>
        </w:div>
        <w:div w:id="688414569">
          <w:marLeft w:val="0"/>
          <w:marRight w:val="0"/>
          <w:marTop w:val="0"/>
          <w:marBottom w:val="0"/>
          <w:divBdr>
            <w:top w:val="none" w:sz="0" w:space="0" w:color="auto"/>
            <w:left w:val="none" w:sz="0" w:space="0" w:color="auto"/>
            <w:bottom w:val="none" w:sz="0" w:space="0" w:color="auto"/>
            <w:right w:val="none" w:sz="0" w:space="0" w:color="auto"/>
          </w:divBdr>
        </w:div>
        <w:div w:id="695421673">
          <w:marLeft w:val="0"/>
          <w:marRight w:val="0"/>
          <w:marTop w:val="0"/>
          <w:marBottom w:val="0"/>
          <w:divBdr>
            <w:top w:val="none" w:sz="0" w:space="0" w:color="auto"/>
            <w:left w:val="none" w:sz="0" w:space="0" w:color="auto"/>
            <w:bottom w:val="none" w:sz="0" w:space="0" w:color="auto"/>
            <w:right w:val="none" w:sz="0" w:space="0" w:color="auto"/>
          </w:divBdr>
        </w:div>
        <w:div w:id="966085612">
          <w:marLeft w:val="0"/>
          <w:marRight w:val="0"/>
          <w:marTop w:val="0"/>
          <w:marBottom w:val="0"/>
          <w:divBdr>
            <w:top w:val="none" w:sz="0" w:space="0" w:color="auto"/>
            <w:left w:val="none" w:sz="0" w:space="0" w:color="auto"/>
            <w:bottom w:val="none" w:sz="0" w:space="0" w:color="auto"/>
            <w:right w:val="none" w:sz="0" w:space="0" w:color="auto"/>
          </w:divBdr>
        </w:div>
        <w:div w:id="996766329">
          <w:marLeft w:val="0"/>
          <w:marRight w:val="0"/>
          <w:marTop w:val="0"/>
          <w:marBottom w:val="0"/>
          <w:divBdr>
            <w:top w:val="none" w:sz="0" w:space="0" w:color="auto"/>
            <w:left w:val="none" w:sz="0" w:space="0" w:color="auto"/>
            <w:bottom w:val="none" w:sz="0" w:space="0" w:color="auto"/>
            <w:right w:val="none" w:sz="0" w:space="0" w:color="auto"/>
          </w:divBdr>
        </w:div>
        <w:div w:id="1000738669">
          <w:marLeft w:val="0"/>
          <w:marRight w:val="0"/>
          <w:marTop w:val="0"/>
          <w:marBottom w:val="0"/>
          <w:divBdr>
            <w:top w:val="none" w:sz="0" w:space="0" w:color="auto"/>
            <w:left w:val="none" w:sz="0" w:space="0" w:color="auto"/>
            <w:bottom w:val="none" w:sz="0" w:space="0" w:color="auto"/>
            <w:right w:val="none" w:sz="0" w:space="0" w:color="auto"/>
          </w:divBdr>
        </w:div>
        <w:div w:id="1108961827">
          <w:marLeft w:val="0"/>
          <w:marRight w:val="0"/>
          <w:marTop w:val="0"/>
          <w:marBottom w:val="0"/>
          <w:divBdr>
            <w:top w:val="none" w:sz="0" w:space="0" w:color="auto"/>
            <w:left w:val="none" w:sz="0" w:space="0" w:color="auto"/>
            <w:bottom w:val="none" w:sz="0" w:space="0" w:color="auto"/>
            <w:right w:val="none" w:sz="0" w:space="0" w:color="auto"/>
          </w:divBdr>
        </w:div>
        <w:div w:id="1111365134">
          <w:marLeft w:val="0"/>
          <w:marRight w:val="0"/>
          <w:marTop w:val="0"/>
          <w:marBottom w:val="0"/>
          <w:divBdr>
            <w:top w:val="none" w:sz="0" w:space="0" w:color="auto"/>
            <w:left w:val="none" w:sz="0" w:space="0" w:color="auto"/>
            <w:bottom w:val="none" w:sz="0" w:space="0" w:color="auto"/>
            <w:right w:val="none" w:sz="0" w:space="0" w:color="auto"/>
          </w:divBdr>
        </w:div>
        <w:div w:id="1134252313">
          <w:marLeft w:val="0"/>
          <w:marRight w:val="0"/>
          <w:marTop w:val="0"/>
          <w:marBottom w:val="0"/>
          <w:divBdr>
            <w:top w:val="none" w:sz="0" w:space="0" w:color="auto"/>
            <w:left w:val="none" w:sz="0" w:space="0" w:color="auto"/>
            <w:bottom w:val="none" w:sz="0" w:space="0" w:color="auto"/>
            <w:right w:val="none" w:sz="0" w:space="0" w:color="auto"/>
          </w:divBdr>
        </w:div>
        <w:div w:id="1252471601">
          <w:marLeft w:val="0"/>
          <w:marRight w:val="0"/>
          <w:marTop w:val="0"/>
          <w:marBottom w:val="0"/>
          <w:divBdr>
            <w:top w:val="none" w:sz="0" w:space="0" w:color="auto"/>
            <w:left w:val="none" w:sz="0" w:space="0" w:color="auto"/>
            <w:bottom w:val="none" w:sz="0" w:space="0" w:color="auto"/>
            <w:right w:val="none" w:sz="0" w:space="0" w:color="auto"/>
          </w:divBdr>
        </w:div>
        <w:div w:id="1453943732">
          <w:marLeft w:val="0"/>
          <w:marRight w:val="0"/>
          <w:marTop w:val="0"/>
          <w:marBottom w:val="0"/>
          <w:divBdr>
            <w:top w:val="none" w:sz="0" w:space="0" w:color="auto"/>
            <w:left w:val="none" w:sz="0" w:space="0" w:color="auto"/>
            <w:bottom w:val="none" w:sz="0" w:space="0" w:color="auto"/>
            <w:right w:val="none" w:sz="0" w:space="0" w:color="auto"/>
          </w:divBdr>
        </w:div>
        <w:div w:id="1571309064">
          <w:marLeft w:val="0"/>
          <w:marRight w:val="0"/>
          <w:marTop w:val="0"/>
          <w:marBottom w:val="0"/>
          <w:divBdr>
            <w:top w:val="none" w:sz="0" w:space="0" w:color="auto"/>
            <w:left w:val="none" w:sz="0" w:space="0" w:color="auto"/>
            <w:bottom w:val="none" w:sz="0" w:space="0" w:color="auto"/>
            <w:right w:val="none" w:sz="0" w:space="0" w:color="auto"/>
          </w:divBdr>
        </w:div>
        <w:div w:id="1786970985">
          <w:marLeft w:val="0"/>
          <w:marRight w:val="0"/>
          <w:marTop w:val="0"/>
          <w:marBottom w:val="0"/>
          <w:divBdr>
            <w:top w:val="none" w:sz="0" w:space="0" w:color="auto"/>
            <w:left w:val="none" w:sz="0" w:space="0" w:color="auto"/>
            <w:bottom w:val="none" w:sz="0" w:space="0" w:color="auto"/>
            <w:right w:val="none" w:sz="0" w:space="0" w:color="auto"/>
          </w:divBdr>
        </w:div>
        <w:div w:id="1803843243">
          <w:marLeft w:val="0"/>
          <w:marRight w:val="0"/>
          <w:marTop w:val="0"/>
          <w:marBottom w:val="0"/>
          <w:divBdr>
            <w:top w:val="none" w:sz="0" w:space="0" w:color="auto"/>
            <w:left w:val="none" w:sz="0" w:space="0" w:color="auto"/>
            <w:bottom w:val="none" w:sz="0" w:space="0" w:color="auto"/>
            <w:right w:val="none" w:sz="0" w:space="0" w:color="auto"/>
          </w:divBdr>
        </w:div>
        <w:div w:id="20259368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forum.worldskills.ru"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copyright.ru/ru/documents/registraciy_avtorskih_prav/"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3.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opyright.ru/ru/documents/zashita_avtorskih_prav/znak_ohrani_avtorskih_i_smegnih_prav/" TargetMode="External"/><Relationship Id="rId5" Type="http://schemas.openxmlformats.org/officeDocument/2006/relationships/webSettings" Target="webSettings.xml"/><Relationship Id="rId15" Type="http://schemas.openxmlformats.org/officeDocument/2006/relationships/hyperlink" Target="http://forum.worldskills.ru" TargetMode="External"/><Relationship Id="rId10" Type="http://schemas.openxmlformats.org/officeDocument/2006/relationships/hyperlink" Target="http://www.copyright.ru/"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forum.worldskills.r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68AA0D-23AE-4CCD-8C43-E30F9CFB67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9271</Words>
  <Characters>52851</Characters>
  <Application>Microsoft Office Word</Application>
  <DocSecurity>0</DocSecurity>
  <Lines>440</Lines>
  <Paragraphs>123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Copyright © Союз «Ворлдскиллс Россия»         Магистральные линии связи. Строительство и эксплуатация ВОЛП</dc:creator>
  <cp:keywords/>
  <dc:description/>
  <cp:lastModifiedBy>Колчев Сергей Олегович</cp:lastModifiedBy>
  <cp:revision>2</cp:revision>
  <cp:lastPrinted>2018-12-14T13:24:00Z</cp:lastPrinted>
  <dcterms:created xsi:type="dcterms:W3CDTF">2020-03-12T11:22:00Z</dcterms:created>
  <dcterms:modified xsi:type="dcterms:W3CDTF">2020-03-12T11:22:00Z</dcterms:modified>
</cp:coreProperties>
</file>